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5094B0" w14:textId="76BED7DA" w:rsidR="00A3290E" w:rsidRPr="00A3290E" w:rsidRDefault="00A3290E" w:rsidP="008F0BD5">
      <w:pPr>
        <w:rPr>
          <w:u w:val="single"/>
        </w:rPr>
      </w:pPr>
      <w:r w:rsidRPr="00A3290E">
        <w:rPr>
          <w:u w:val="single"/>
        </w:rPr>
        <w:t>Group 5 AU Lok Yee</w:t>
      </w:r>
    </w:p>
    <w:p w14:paraId="3227D242" w14:textId="581B14BD" w:rsidR="008F0BD5" w:rsidRPr="00A3290E" w:rsidRDefault="008F0BD5" w:rsidP="008F0BD5">
      <w:r w:rsidRPr="00A3290E">
        <w:t>Project Title</w:t>
      </w:r>
      <w:r w:rsidR="00A3290E" w:rsidRPr="00A3290E">
        <w:t xml:space="preserve">: </w:t>
      </w:r>
      <w:r w:rsidRPr="00A3290E">
        <w:t>E-Commerce Customer Churn Prediction and Analysis</w:t>
      </w:r>
    </w:p>
    <w:p w14:paraId="3CB9FBFA" w14:textId="77777777" w:rsidR="008F0BD5" w:rsidRPr="00A3290E" w:rsidRDefault="008F0BD5" w:rsidP="008F0BD5">
      <w:r w:rsidRPr="00A3290E">
        <w:t>Project Objectives</w:t>
      </w:r>
    </w:p>
    <w:p w14:paraId="46048308" w14:textId="18EF52CE" w:rsidR="008F0BD5" w:rsidRPr="00A3290E" w:rsidRDefault="008F0BD5" w:rsidP="008F0BD5">
      <w:pPr>
        <w:numPr>
          <w:ilvl w:val="0"/>
          <w:numId w:val="12"/>
        </w:numPr>
      </w:pPr>
      <w:r w:rsidRPr="00A3290E">
        <w:t>Develop Predictive Models: Build and evaluate machine learning models (</w:t>
      </w:r>
      <w:proofErr w:type="spellStart"/>
      <w:r w:rsidRPr="00A3290E">
        <w:t>XGBoost</w:t>
      </w:r>
      <w:proofErr w:type="spellEnd"/>
      <w:r w:rsidRPr="00A3290E">
        <w:t xml:space="preserve">, Logistic Regression, and Random Forest) to accurately predict customer churn using an e-commerce dataset of 5,630 records, focusing on key features like Tenure, </w:t>
      </w:r>
      <w:r w:rsidR="00FE4003">
        <w:t>Complain</w:t>
      </w:r>
      <w:r w:rsidR="00A3290E" w:rsidRPr="00A3290E">
        <w:t xml:space="preserve"> </w:t>
      </w:r>
      <w:r w:rsidRPr="00A3290E">
        <w:t xml:space="preserve">and </w:t>
      </w:r>
      <w:proofErr w:type="spellStart"/>
      <w:r w:rsidRPr="00A3290E">
        <w:t>CashbackAmount</w:t>
      </w:r>
      <w:proofErr w:type="spellEnd"/>
      <w:r w:rsidRPr="00A3290E">
        <w:t>.</w:t>
      </w:r>
    </w:p>
    <w:p w14:paraId="3623A23F" w14:textId="2F3E8B05" w:rsidR="008F0BD5" w:rsidRPr="00A3290E" w:rsidRDefault="008F0BD5" w:rsidP="008F0BD5">
      <w:pPr>
        <w:numPr>
          <w:ilvl w:val="0"/>
          <w:numId w:val="12"/>
        </w:numPr>
      </w:pPr>
      <w:r w:rsidRPr="00A3290E">
        <w:t>Identify Churn Drivers: Analyze feature importance (e.g.</w:t>
      </w:r>
      <w:r w:rsidR="00A3290E" w:rsidRPr="00A3290E">
        <w:t xml:space="preserve"> </w:t>
      </w:r>
      <w:r w:rsidRPr="00A3290E">
        <w:t>Complain) to uncover behavioral and demographic factors contributing to churn, enabling targeted retention strategies.</w:t>
      </w:r>
    </w:p>
    <w:p w14:paraId="70B4DB06" w14:textId="77777777" w:rsidR="008F0BD5" w:rsidRPr="00A3290E" w:rsidRDefault="008F0BD5" w:rsidP="008F0BD5">
      <w:pPr>
        <w:numPr>
          <w:ilvl w:val="0"/>
          <w:numId w:val="12"/>
        </w:numPr>
      </w:pPr>
      <w:r w:rsidRPr="00A3290E">
        <w:t xml:space="preserve">Visualize Insights: Create interactive Tableau dashboards to visualize churn patterns (e.g., churn rate by </w:t>
      </w:r>
      <w:proofErr w:type="spellStart"/>
      <w:r w:rsidRPr="00A3290E">
        <w:t>MaritalStatus</w:t>
      </w:r>
      <w:proofErr w:type="spellEnd"/>
      <w:r w:rsidRPr="00A3290E">
        <w:t>, churn probability distribution) and feature importance, facilitating stakeholder decision-making.</w:t>
      </w:r>
    </w:p>
    <w:p w14:paraId="4B6F96B3" w14:textId="77777777" w:rsidR="008F0BD5" w:rsidRPr="00A3290E" w:rsidRDefault="008F0BD5" w:rsidP="008F0BD5">
      <w:pPr>
        <w:numPr>
          <w:ilvl w:val="0"/>
          <w:numId w:val="12"/>
        </w:numPr>
      </w:pPr>
      <w:r w:rsidRPr="00A3290E">
        <w:t xml:space="preserve">Enable Actionable Strategies: Provide insights for business applications, such as personalized retention campaigns for high-risk segments (e.g., customers with low </w:t>
      </w:r>
      <w:proofErr w:type="spellStart"/>
      <w:r w:rsidRPr="00A3290E">
        <w:t>SatisfactionScore</w:t>
      </w:r>
      <w:proofErr w:type="spellEnd"/>
      <w:r w:rsidRPr="00A3290E">
        <w:t xml:space="preserve"> or short Tenure).</w:t>
      </w:r>
    </w:p>
    <w:p w14:paraId="0C741420" w14:textId="77777777" w:rsidR="008F0BD5" w:rsidRPr="00A3290E" w:rsidRDefault="008F0BD5" w:rsidP="008F0BD5">
      <w:r w:rsidRPr="00A3290E">
        <w:t>Dataset Description</w:t>
      </w:r>
    </w:p>
    <w:p w14:paraId="5C34CECA" w14:textId="77777777" w:rsidR="008F0BD5" w:rsidRPr="00A3290E" w:rsidRDefault="008F0BD5" w:rsidP="008F0BD5">
      <w:r w:rsidRPr="00A3290E">
        <w:t>Introduction to the Dataset</w:t>
      </w:r>
    </w:p>
    <w:p w14:paraId="70EDF9F1" w14:textId="02556466" w:rsidR="008F0BD5" w:rsidRPr="00A3290E" w:rsidRDefault="008F0BD5" w:rsidP="008F0BD5">
      <w:r w:rsidRPr="00A3290E">
        <w:t>The dataset used in this project is sourced from an e-commerce platform and focuses on customer churn prediction. It contains historical customer data, capturing demographic, behavioral, and transactional attributes to identify patterns associated with churn (i.e., customers ceasing to engage with the platform). The dataset was processed to support machine learning models and visualization in Tableau. The primary goal is to predict churn to enable targeted retention strategies.</w:t>
      </w:r>
    </w:p>
    <w:p w14:paraId="749A753A" w14:textId="77777777" w:rsidR="008F0BD5" w:rsidRPr="00A3290E" w:rsidRDefault="008F0BD5" w:rsidP="008F0BD5">
      <w:r w:rsidRPr="00A3290E">
        <w:t>Dataset Characteristics</w:t>
      </w:r>
    </w:p>
    <w:p w14:paraId="64903AD0" w14:textId="77777777" w:rsidR="008F0BD5" w:rsidRPr="00A3290E" w:rsidRDefault="008F0BD5" w:rsidP="008F0BD5">
      <w:pPr>
        <w:numPr>
          <w:ilvl w:val="0"/>
          <w:numId w:val="9"/>
        </w:numPr>
      </w:pPr>
      <w:r w:rsidRPr="00A3290E">
        <w:t>Size: The dataset comprises 5,630 records, each representing a unique customer.</w:t>
      </w:r>
    </w:p>
    <w:p w14:paraId="0C2D2A70" w14:textId="77777777" w:rsidR="008F0BD5" w:rsidRPr="00A3290E" w:rsidRDefault="008F0BD5" w:rsidP="008F0BD5">
      <w:pPr>
        <w:numPr>
          <w:ilvl w:val="0"/>
          <w:numId w:val="9"/>
        </w:numPr>
      </w:pPr>
      <w:r w:rsidRPr="00A3290E">
        <w:t>Features: There are 20 features, including:</w:t>
      </w:r>
    </w:p>
    <w:p w14:paraId="3BC1BB3E" w14:textId="77777777" w:rsidR="008F0BD5" w:rsidRPr="00A3290E" w:rsidRDefault="008F0BD5" w:rsidP="008F0BD5">
      <w:pPr>
        <w:numPr>
          <w:ilvl w:val="1"/>
          <w:numId w:val="9"/>
        </w:numPr>
      </w:pPr>
      <w:r w:rsidRPr="00A3290E">
        <w:t xml:space="preserve">Numerical: Tenure (mean: 10.13 months, range: 0–61), </w:t>
      </w:r>
      <w:proofErr w:type="spellStart"/>
      <w:r w:rsidRPr="00A3290E">
        <w:t>CityTier</w:t>
      </w:r>
      <w:proofErr w:type="spellEnd"/>
      <w:r w:rsidRPr="00A3290E">
        <w:t xml:space="preserve"> (1–3), </w:t>
      </w:r>
      <w:proofErr w:type="spellStart"/>
      <w:r w:rsidRPr="00A3290E">
        <w:t>WarehouseToHome</w:t>
      </w:r>
      <w:proofErr w:type="spellEnd"/>
      <w:r w:rsidRPr="00A3290E">
        <w:t xml:space="preserve"> (mean: 15.57 km, range: 5–127), </w:t>
      </w:r>
      <w:proofErr w:type="spellStart"/>
      <w:r w:rsidRPr="00A3290E">
        <w:t>HourSpendOnApp</w:t>
      </w:r>
      <w:proofErr w:type="spellEnd"/>
      <w:r w:rsidRPr="00A3290E">
        <w:t xml:space="preserve"> (mean: 2.93 hours, range: 0–5), </w:t>
      </w:r>
      <w:proofErr w:type="spellStart"/>
      <w:r w:rsidRPr="00A3290E">
        <w:t>NumberOfDeviceRegistered</w:t>
      </w:r>
      <w:proofErr w:type="spellEnd"/>
      <w:r w:rsidRPr="00A3290E">
        <w:t xml:space="preserve"> (mean: 3.69, range: 1–6), </w:t>
      </w:r>
      <w:proofErr w:type="spellStart"/>
      <w:r w:rsidRPr="00A3290E">
        <w:t>SatisfactionScore</w:t>
      </w:r>
      <w:proofErr w:type="spellEnd"/>
      <w:r w:rsidRPr="00A3290E">
        <w:t xml:space="preserve"> (mean: 3.07, range: 1–5), </w:t>
      </w:r>
      <w:proofErr w:type="spellStart"/>
      <w:r w:rsidRPr="00A3290E">
        <w:t>NumberOfAddress</w:t>
      </w:r>
      <w:proofErr w:type="spellEnd"/>
      <w:r w:rsidRPr="00A3290E">
        <w:t xml:space="preserve"> (mean: 4.21, range: 1–22), Complain (binary: 0/1, 28.49% complaints), </w:t>
      </w:r>
      <w:proofErr w:type="spellStart"/>
      <w:r w:rsidRPr="00A3290E">
        <w:t>OrderAmountHikeFromlastYear</w:t>
      </w:r>
      <w:proofErr w:type="spellEnd"/>
      <w:r w:rsidRPr="00A3290E">
        <w:t xml:space="preserve"> (mean: 15.67%, range: 11–26), </w:t>
      </w:r>
      <w:proofErr w:type="spellStart"/>
      <w:r w:rsidRPr="00A3290E">
        <w:t>CouponUsed</w:t>
      </w:r>
      <w:proofErr w:type="spellEnd"/>
      <w:r w:rsidRPr="00A3290E">
        <w:t xml:space="preserve"> (mean: 1.72, range: 0–16), </w:t>
      </w:r>
      <w:proofErr w:type="spellStart"/>
      <w:r w:rsidRPr="00A3290E">
        <w:t>OrderCount</w:t>
      </w:r>
      <w:proofErr w:type="spellEnd"/>
      <w:r w:rsidRPr="00A3290E">
        <w:t xml:space="preserve"> (mean: 2.96, range: 1–16), </w:t>
      </w:r>
      <w:proofErr w:type="spellStart"/>
      <w:r w:rsidRPr="00A3290E">
        <w:t>DaySinceLastOrder</w:t>
      </w:r>
      <w:proofErr w:type="spellEnd"/>
      <w:r w:rsidRPr="00A3290E">
        <w:t xml:space="preserve"> (mean: 4.46 days, range: 0–46), </w:t>
      </w:r>
      <w:proofErr w:type="spellStart"/>
      <w:r w:rsidRPr="00A3290E">
        <w:t>CashbackAmount</w:t>
      </w:r>
      <w:proofErr w:type="spellEnd"/>
      <w:r w:rsidRPr="00A3290E">
        <w:t xml:space="preserve"> (mean: 177.22, range: 0–324.99).</w:t>
      </w:r>
    </w:p>
    <w:p w14:paraId="123907FA" w14:textId="77777777" w:rsidR="008F0BD5" w:rsidRPr="00A3290E" w:rsidRDefault="008F0BD5" w:rsidP="008F0BD5">
      <w:pPr>
        <w:numPr>
          <w:ilvl w:val="1"/>
          <w:numId w:val="9"/>
        </w:numPr>
      </w:pPr>
      <w:r w:rsidRPr="00A3290E">
        <w:lastRenderedPageBreak/>
        <w:t xml:space="preserve">Categorical: </w:t>
      </w:r>
      <w:proofErr w:type="spellStart"/>
      <w:r w:rsidRPr="00A3290E">
        <w:t>PreferredLoginDevice</w:t>
      </w:r>
      <w:proofErr w:type="spellEnd"/>
      <w:r w:rsidRPr="00A3290E">
        <w:t xml:space="preserve"> (mobile phone: 71%, computer: 29%), </w:t>
      </w:r>
      <w:proofErr w:type="spellStart"/>
      <w:r w:rsidRPr="00A3290E">
        <w:t>PreferredPaymentMode</w:t>
      </w:r>
      <w:proofErr w:type="spellEnd"/>
      <w:r w:rsidRPr="00A3290E">
        <w:t xml:space="preserve"> (debit card: 41%, credit card: 32%, e-wallet: 11%, cash on delivery: 9%, UPI: 7%), Gender (male: 60%, female: 40%), </w:t>
      </w:r>
      <w:proofErr w:type="spellStart"/>
      <w:r w:rsidRPr="00A3290E">
        <w:t>PreferedOrderCat</w:t>
      </w:r>
      <w:proofErr w:type="spellEnd"/>
      <w:r w:rsidRPr="00A3290E">
        <w:t xml:space="preserve"> (mobile phone: 37%, laptop &amp; accessory: 36%, fashion: 15%, grocery: 7%, others: 5%), </w:t>
      </w:r>
      <w:proofErr w:type="spellStart"/>
      <w:r w:rsidRPr="00A3290E">
        <w:t>MaritalStatus</w:t>
      </w:r>
      <w:proofErr w:type="spellEnd"/>
      <w:r w:rsidRPr="00A3290E">
        <w:t xml:space="preserve"> (married: 53%, single: 32%, divorced: 15%).</w:t>
      </w:r>
    </w:p>
    <w:p w14:paraId="30F3BC1E" w14:textId="77777777" w:rsidR="008F0BD5" w:rsidRPr="00A3290E" w:rsidRDefault="008F0BD5" w:rsidP="008F0BD5">
      <w:pPr>
        <w:numPr>
          <w:ilvl w:val="1"/>
          <w:numId w:val="9"/>
        </w:numPr>
      </w:pPr>
      <w:r w:rsidRPr="00A3290E">
        <w:t xml:space="preserve">Identifier: </w:t>
      </w:r>
      <w:proofErr w:type="spellStart"/>
      <w:r w:rsidRPr="00A3290E">
        <w:t>CustomerID</w:t>
      </w:r>
      <w:proofErr w:type="spellEnd"/>
      <w:r w:rsidRPr="00A3290E">
        <w:t xml:space="preserve"> (unique, range: 50001–55630).</w:t>
      </w:r>
    </w:p>
    <w:p w14:paraId="11848A84" w14:textId="77777777" w:rsidR="008F0BD5" w:rsidRPr="00A3290E" w:rsidRDefault="008F0BD5" w:rsidP="008F0BD5">
      <w:pPr>
        <w:numPr>
          <w:ilvl w:val="1"/>
          <w:numId w:val="9"/>
        </w:numPr>
      </w:pPr>
      <w:r w:rsidRPr="00A3290E">
        <w:t>Target: Churn (binary: 0=non-churned, 1=churned).</w:t>
      </w:r>
    </w:p>
    <w:p w14:paraId="24C2A599" w14:textId="77777777" w:rsidR="008F0BD5" w:rsidRPr="00A3290E" w:rsidRDefault="008F0BD5" w:rsidP="008F0BD5">
      <w:pPr>
        <w:numPr>
          <w:ilvl w:val="0"/>
          <w:numId w:val="9"/>
        </w:numPr>
      </w:pPr>
      <w:r w:rsidRPr="00A3290E">
        <w:t>Class Balance: The dataset is imbalanced, with a churn rate of ~16.84% (948 churned vs. 4,682 non-churned customers). This imbalance necessitated techniques like SMOTE for balancing the training set (X_train_bal.csv).</w:t>
      </w:r>
    </w:p>
    <w:p w14:paraId="5A57A889" w14:textId="77777777" w:rsidR="008F0BD5" w:rsidRPr="00A3290E" w:rsidRDefault="008F0BD5" w:rsidP="008F0BD5">
      <w:r w:rsidRPr="00A3290E">
        <w:t>Data Preprocessing Steps</w:t>
      </w:r>
    </w:p>
    <w:p w14:paraId="6FE97452" w14:textId="77777777" w:rsidR="008F0BD5" w:rsidRPr="00A3290E" w:rsidRDefault="008F0BD5" w:rsidP="008F0BD5">
      <w:r w:rsidRPr="00A3290E">
        <w:t>The dataset required extensive preprocessing to ensure quality and compatibility with machine learning models:</w:t>
      </w:r>
    </w:p>
    <w:p w14:paraId="6A2064D9" w14:textId="77777777" w:rsidR="008F0BD5" w:rsidRPr="00A3290E" w:rsidRDefault="008F0BD5" w:rsidP="008F0BD5">
      <w:pPr>
        <w:numPr>
          <w:ilvl w:val="0"/>
          <w:numId w:val="10"/>
        </w:numPr>
      </w:pPr>
      <w:r w:rsidRPr="00A3290E">
        <w:t>Data Loading:</w:t>
      </w:r>
    </w:p>
    <w:p w14:paraId="77C9CACB" w14:textId="77777777" w:rsidR="008F0BD5" w:rsidRPr="00A3290E" w:rsidRDefault="008F0BD5" w:rsidP="008F0BD5">
      <w:pPr>
        <w:numPr>
          <w:ilvl w:val="1"/>
          <w:numId w:val="10"/>
        </w:numPr>
      </w:pPr>
      <w:r w:rsidRPr="00A3290E">
        <w:t>Extracted from an Excel file (E Comm sheet) using pandas.</w:t>
      </w:r>
    </w:p>
    <w:p w14:paraId="1375D884" w14:textId="77777777" w:rsidR="008F0BD5" w:rsidRPr="00A3290E" w:rsidRDefault="008F0BD5" w:rsidP="008F0BD5">
      <w:pPr>
        <w:numPr>
          <w:ilvl w:val="1"/>
          <w:numId w:val="10"/>
        </w:numPr>
      </w:pPr>
      <w:r w:rsidRPr="00A3290E">
        <w:t>Initial row count: 5,630, with 20 columns.</w:t>
      </w:r>
    </w:p>
    <w:p w14:paraId="2B0002B7" w14:textId="77777777" w:rsidR="008F0BD5" w:rsidRPr="00A3290E" w:rsidRDefault="008F0BD5" w:rsidP="008F0BD5">
      <w:pPr>
        <w:numPr>
          <w:ilvl w:val="0"/>
          <w:numId w:val="10"/>
        </w:numPr>
      </w:pPr>
      <w:r w:rsidRPr="00A3290E">
        <w:t>Data Validation:</w:t>
      </w:r>
    </w:p>
    <w:p w14:paraId="3A74FA40" w14:textId="77777777" w:rsidR="008F0BD5" w:rsidRPr="00A3290E" w:rsidRDefault="008F0BD5" w:rsidP="008F0BD5">
      <w:pPr>
        <w:numPr>
          <w:ilvl w:val="1"/>
          <w:numId w:val="10"/>
        </w:numPr>
      </w:pPr>
      <w:r w:rsidRPr="00A3290E">
        <w:t xml:space="preserve">Identified unexpected values in categorical features (e.g., phone in </w:t>
      </w:r>
      <w:proofErr w:type="spellStart"/>
      <w:r w:rsidRPr="00A3290E">
        <w:t>PreferredLoginDevice</w:t>
      </w:r>
      <w:proofErr w:type="spellEnd"/>
      <w:r w:rsidRPr="00A3290E">
        <w:t xml:space="preserve">, cc in </w:t>
      </w:r>
      <w:proofErr w:type="spellStart"/>
      <w:r w:rsidRPr="00A3290E">
        <w:t>PreferredPaymentMode</w:t>
      </w:r>
      <w:proofErr w:type="spellEnd"/>
      <w:r w:rsidRPr="00A3290E">
        <w:t xml:space="preserve">, mobile in </w:t>
      </w:r>
      <w:proofErr w:type="spellStart"/>
      <w:r w:rsidRPr="00A3290E">
        <w:t>PreferedOrderCat</w:t>
      </w:r>
      <w:proofErr w:type="spellEnd"/>
      <w:r w:rsidRPr="00A3290E">
        <w:t>).</w:t>
      </w:r>
    </w:p>
    <w:p w14:paraId="34B145F0" w14:textId="77777777" w:rsidR="008F0BD5" w:rsidRPr="00A3290E" w:rsidRDefault="008F0BD5" w:rsidP="008F0BD5">
      <w:pPr>
        <w:numPr>
          <w:ilvl w:val="1"/>
          <w:numId w:val="10"/>
        </w:numPr>
      </w:pPr>
      <w:r w:rsidRPr="00A3290E">
        <w:t>Confirmed Churn as binary (0/1) with no missing values.</w:t>
      </w:r>
    </w:p>
    <w:p w14:paraId="0FD4D61E" w14:textId="77777777" w:rsidR="008F0BD5" w:rsidRPr="00A3290E" w:rsidRDefault="008F0BD5" w:rsidP="008F0BD5">
      <w:pPr>
        <w:numPr>
          <w:ilvl w:val="0"/>
          <w:numId w:val="10"/>
        </w:numPr>
      </w:pPr>
      <w:r w:rsidRPr="00A3290E">
        <w:t>Handling Inconsistent Values:</w:t>
      </w:r>
    </w:p>
    <w:p w14:paraId="7326ECC6" w14:textId="77777777" w:rsidR="008F0BD5" w:rsidRPr="00A3290E" w:rsidRDefault="008F0BD5" w:rsidP="008F0BD5">
      <w:pPr>
        <w:numPr>
          <w:ilvl w:val="1"/>
          <w:numId w:val="10"/>
        </w:numPr>
      </w:pPr>
      <w:r w:rsidRPr="00A3290E">
        <w:t xml:space="preserve">Standardized case for categorical features (e.g., </w:t>
      </w:r>
      <w:proofErr w:type="spellStart"/>
      <w:r w:rsidRPr="00A3290E">
        <w:t>PreferredLoginDevice</w:t>
      </w:r>
      <w:proofErr w:type="spellEnd"/>
      <w:r w:rsidRPr="00A3290E">
        <w:t>, Gender).</w:t>
      </w:r>
    </w:p>
    <w:p w14:paraId="37566AC1" w14:textId="77777777" w:rsidR="008F0BD5" w:rsidRPr="00A3290E" w:rsidRDefault="008F0BD5" w:rsidP="008F0BD5">
      <w:pPr>
        <w:numPr>
          <w:ilvl w:val="1"/>
          <w:numId w:val="10"/>
        </w:numPr>
      </w:pPr>
      <w:r w:rsidRPr="00A3290E">
        <w:t>Merged similar categories:</w:t>
      </w:r>
    </w:p>
    <w:p w14:paraId="094A4DA7" w14:textId="77777777" w:rsidR="008F0BD5" w:rsidRPr="00A3290E" w:rsidRDefault="008F0BD5" w:rsidP="008F0BD5">
      <w:pPr>
        <w:numPr>
          <w:ilvl w:val="2"/>
          <w:numId w:val="10"/>
        </w:numPr>
      </w:pPr>
      <w:r w:rsidRPr="00A3290E">
        <w:t xml:space="preserve">phone and mobile to mobile phone in </w:t>
      </w:r>
      <w:proofErr w:type="spellStart"/>
      <w:r w:rsidRPr="00A3290E">
        <w:t>PreferredLoginDevice</w:t>
      </w:r>
      <w:proofErr w:type="spellEnd"/>
      <w:r w:rsidRPr="00A3290E">
        <w:t xml:space="preserve"> and </w:t>
      </w:r>
      <w:proofErr w:type="spellStart"/>
      <w:r w:rsidRPr="00A3290E">
        <w:t>PreferedOrderCat</w:t>
      </w:r>
      <w:proofErr w:type="spellEnd"/>
      <w:r w:rsidRPr="00A3290E">
        <w:t>.</w:t>
      </w:r>
    </w:p>
    <w:p w14:paraId="0291A37D" w14:textId="77777777" w:rsidR="008F0BD5" w:rsidRPr="00A3290E" w:rsidRDefault="008F0BD5" w:rsidP="008F0BD5">
      <w:pPr>
        <w:numPr>
          <w:ilvl w:val="2"/>
          <w:numId w:val="10"/>
        </w:numPr>
      </w:pPr>
      <w:r w:rsidRPr="00A3290E">
        <w:t xml:space="preserve">cc to credit card, cod to cash on delivery, and standardized </w:t>
      </w:r>
      <w:proofErr w:type="spellStart"/>
      <w:r w:rsidRPr="00A3290E">
        <w:t>upi</w:t>
      </w:r>
      <w:proofErr w:type="spellEnd"/>
      <w:r w:rsidRPr="00A3290E">
        <w:t xml:space="preserve"> in </w:t>
      </w:r>
      <w:proofErr w:type="spellStart"/>
      <w:r w:rsidRPr="00A3290E">
        <w:t>PreferredPaymentMode</w:t>
      </w:r>
      <w:proofErr w:type="spellEnd"/>
      <w:r w:rsidRPr="00A3290E">
        <w:t>.</w:t>
      </w:r>
    </w:p>
    <w:p w14:paraId="459B12C7" w14:textId="77777777" w:rsidR="008F0BD5" w:rsidRPr="00A3290E" w:rsidRDefault="008F0BD5" w:rsidP="008F0BD5">
      <w:pPr>
        <w:numPr>
          <w:ilvl w:val="0"/>
          <w:numId w:val="10"/>
        </w:numPr>
      </w:pPr>
      <w:r w:rsidRPr="00A3290E">
        <w:t>Missing Value Imputation:</w:t>
      </w:r>
    </w:p>
    <w:p w14:paraId="692C3FF2" w14:textId="77777777" w:rsidR="008F0BD5" w:rsidRPr="00A3290E" w:rsidRDefault="008F0BD5" w:rsidP="008F0BD5">
      <w:pPr>
        <w:numPr>
          <w:ilvl w:val="1"/>
          <w:numId w:val="10"/>
        </w:numPr>
      </w:pPr>
      <w:r w:rsidRPr="00A3290E">
        <w:t>Imputed missing values for numerical features using medians:</w:t>
      </w:r>
    </w:p>
    <w:p w14:paraId="619E1714" w14:textId="77777777" w:rsidR="008F0BD5" w:rsidRPr="00A3290E" w:rsidRDefault="008F0BD5" w:rsidP="008F0BD5">
      <w:pPr>
        <w:numPr>
          <w:ilvl w:val="2"/>
          <w:numId w:val="10"/>
        </w:numPr>
      </w:pPr>
      <w:r w:rsidRPr="00A3290E">
        <w:t>Tenure: 264 missing, filled with 9.0.</w:t>
      </w:r>
    </w:p>
    <w:p w14:paraId="08E85740" w14:textId="77777777" w:rsidR="008F0BD5" w:rsidRPr="00A3290E" w:rsidRDefault="008F0BD5" w:rsidP="008F0BD5">
      <w:pPr>
        <w:numPr>
          <w:ilvl w:val="2"/>
          <w:numId w:val="10"/>
        </w:numPr>
      </w:pPr>
      <w:proofErr w:type="spellStart"/>
      <w:r w:rsidRPr="00A3290E">
        <w:t>WarehouseToHome</w:t>
      </w:r>
      <w:proofErr w:type="spellEnd"/>
      <w:r w:rsidRPr="00A3290E">
        <w:t>: 251 missing, filled with 14.0.</w:t>
      </w:r>
    </w:p>
    <w:p w14:paraId="5467E4D3" w14:textId="77777777" w:rsidR="008F0BD5" w:rsidRPr="00A3290E" w:rsidRDefault="008F0BD5" w:rsidP="008F0BD5">
      <w:pPr>
        <w:numPr>
          <w:ilvl w:val="2"/>
          <w:numId w:val="10"/>
        </w:numPr>
      </w:pPr>
      <w:proofErr w:type="spellStart"/>
      <w:r w:rsidRPr="00A3290E">
        <w:lastRenderedPageBreak/>
        <w:t>OrderAmountHikeFromlastYear</w:t>
      </w:r>
      <w:proofErr w:type="spellEnd"/>
      <w:r w:rsidRPr="00A3290E">
        <w:t>: 265 missing, filled with 15.0.</w:t>
      </w:r>
    </w:p>
    <w:p w14:paraId="30C263CC" w14:textId="77777777" w:rsidR="008F0BD5" w:rsidRPr="00A3290E" w:rsidRDefault="008F0BD5" w:rsidP="008F0BD5">
      <w:pPr>
        <w:numPr>
          <w:ilvl w:val="2"/>
          <w:numId w:val="10"/>
        </w:numPr>
      </w:pPr>
      <w:proofErr w:type="spellStart"/>
      <w:r w:rsidRPr="00A3290E">
        <w:t>CouponUsed</w:t>
      </w:r>
      <w:proofErr w:type="spellEnd"/>
      <w:r w:rsidRPr="00A3290E">
        <w:t>: 256 missing, filled with 1.0.</w:t>
      </w:r>
    </w:p>
    <w:p w14:paraId="2C7B473A" w14:textId="77777777" w:rsidR="008F0BD5" w:rsidRPr="00A3290E" w:rsidRDefault="008F0BD5" w:rsidP="008F0BD5">
      <w:pPr>
        <w:numPr>
          <w:ilvl w:val="2"/>
          <w:numId w:val="10"/>
        </w:numPr>
      </w:pPr>
      <w:proofErr w:type="spellStart"/>
      <w:r w:rsidRPr="00A3290E">
        <w:t>OrderCount</w:t>
      </w:r>
      <w:proofErr w:type="spellEnd"/>
      <w:r w:rsidRPr="00A3290E">
        <w:t>: 258 missing, filled with 2.0.</w:t>
      </w:r>
    </w:p>
    <w:p w14:paraId="106845CE" w14:textId="77777777" w:rsidR="008F0BD5" w:rsidRPr="00A3290E" w:rsidRDefault="008F0BD5" w:rsidP="008F0BD5">
      <w:pPr>
        <w:numPr>
          <w:ilvl w:val="2"/>
          <w:numId w:val="10"/>
        </w:numPr>
      </w:pPr>
      <w:proofErr w:type="spellStart"/>
      <w:r w:rsidRPr="00A3290E">
        <w:t>DaySinceLastOrder</w:t>
      </w:r>
      <w:proofErr w:type="spellEnd"/>
      <w:r w:rsidRPr="00A3290E">
        <w:t>: 307 missing, filled with 3.0.</w:t>
      </w:r>
    </w:p>
    <w:p w14:paraId="0B4A9920" w14:textId="77777777" w:rsidR="008F0BD5" w:rsidRPr="00A3290E" w:rsidRDefault="008F0BD5" w:rsidP="008F0BD5">
      <w:pPr>
        <w:numPr>
          <w:ilvl w:val="1"/>
          <w:numId w:val="10"/>
        </w:numPr>
      </w:pPr>
      <w:r w:rsidRPr="00A3290E">
        <w:t xml:space="preserve">Imputed </w:t>
      </w:r>
      <w:proofErr w:type="spellStart"/>
      <w:r w:rsidRPr="00A3290E">
        <w:t>HourSpendOnApp</w:t>
      </w:r>
      <w:proofErr w:type="spellEnd"/>
      <w:r w:rsidRPr="00A3290E">
        <w:t xml:space="preserve"> (255 missing) with mode: 3.0.</w:t>
      </w:r>
    </w:p>
    <w:p w14:paraId="47E11753" w14:textId="77777777" w:rsidR="008F0BD5" w:rsidRPr="00A3290E" w:rsidRDefault="008F0BD5" w:rsidP="008F0BD5">
      <w:pPr>
        <w:numPr>
          <w:ilvl w:val="1"/>
          <w:numId w:val="10"/>
        </w:numPr>
      </w:pPr>
      <w:r w:rsidRPr="00A3290E">
        <w:t>No rows dropped, as Churn had no missing values.</w:t>
      </w:r>
    </w:p>
    <w:p w14:paraId="7B705ADD" w14:textId="77777777" w:rsidR="008F0BD5" w:rsidRPr="00A3290E" w:rsidRDefault="008F0BD5" w:rsidP="008F0BD5">
      <w:pPr>
        <w:numPr>
          <w:ilvl w:val="0"/>
          <w:numId w:val="10"/>
        </w:numPr>
      </w:pPr>
      <w:r w:rsidRPr="00A3290E">
        <w:t>Further Preprocessing for Modeling:</w:t>
      </w:r>
    </w:p>
    <w:p w14:paraId="205AC600" w14:textId="77777777" w:rsidR="008F0BD5" w:rsidRPr="00A3290E" w:rsidRDefault="008F0BD5" w:rsidP="008F0BD5">
      <w:pPr>
        <w:numPr>
          <w:ilvl w:val="1"/>
          <w:numId w:val="10"/>
        </w:numPr>
      </w:pPr>
      <w:r w:rsidRPr="00A3290E">
        <w:t xml:space="preserve">Applied one-hot encoding to categorical features (e.g., </w:t>
      </w:r>
      <w:proofErr w:type="spellStart"/>
      <w:r w:rsidRPr="00A3290E">
        <w:t>MaritalStatus</w:t>
      </w:r>
      <w:proofErr w:type="spellEnd"/>
      <w:r w:rsidRPr="00A3290E">
        <w:t xml:space="preserve"> to </w:t>
      </w:r>
      <w:proofErr w:type="spellStart"/>
      <w:r w:rsidRPr="00A3290E">
        <w:t>MaritalStatus_divorced</w:t>
      </w:r>
      <w:proofErr w:type="spellEnd"/>
      <w:r w:rsidRPr="00A3290E">
        <w:t xml:space="preserve">, </w:t>
      </w:r>
      <w:proofErr w:type="spellStart"/>
      <w:r w:rsidRPr="00A3290E">
        <w:t>MaritalStatus_single</w:t>
      </w:r>
      <w:proofErr w:type="spellEnd"/>
      <w:r w:rsidRPr="00A3290E">
        <w:t>) for model compatibility, generating X_train_bal.csv and X_test.csv.</w:t>
      </w:r>
    </w:p>
    <w:p w14:paraId="556AAF43" w14:textId="77777777" w:rsidR="008F0BD5" w:rsidRPr="00A3290E" w:rsidRDefault="008F0BD5" w:rsidP="008F0BD5">
      <w:pPr>
        <w:numPr>
          <w:ilvl w:val="1"/>
          <w:numId w:val="10"/>
        </w:numPr>
      </w:pPr>
      <w:r w:rsidRPr="00A3290E">
        <w:t xml:space="preserve">Standardized numerical features (e.g., Tenure, </w:t>
      </w:r>
      <w:proofErr w:type="spellStart"/>
      <w:r w:rsidRPr="00A3290E">
        <w:t>CashbackAmount</w:t>
      </w:r>
      <w:proofErr w:type="spellEnd"/>
      <w:r w:rsidRPr="00A3290E">
        <w:t>) to zero mean and unit variance.</w:t>
      </w:r>
    </w:p>
    <w:p w14:paraId="78D27F31" w14:textId="77777777" w:rsidR="008F0BD5" w:rsidRPr="00A3290E" w:rsidRDefault="008F0BD5" w:rsidP="008F0BD5">
      <w:pPr>
        <w:numPr>
          <w:ilvl w:val="1"/>
          <w:numId w:val="10"/>
        </w:numPr>
      </w:pPr>
      <w:r w:rsidRPr="00A3290E">
        <w:t>Used SMOTE to balance the training set (X_train_bal.csv) due to the ~16.84% churn rate, while retaining the test set’s natural imbalance.</w:t>
      </w:r>
    </w:p>
    <w:p w14:paraId="3E66838C" w14:textId="77777777" w:rsidR="008F0BD5" w:rsidRPr="00A3290E" w:rsidRDefault="008F0BD5" w:rsidP="008F0BD5">
      <w:pPr>
        <w:numPr>
          <w:ilvl w:val="1"/>
          <w:numId w:val="10"/>
        </w:numPr>
      </w:pPr>
      <w:r w:rsidRPr="00A3290E">
        <w:t>Split data into 80% training and 20% test sets (~4,504 train, ~1,126 test records).</w:t>
      </w:r>
    </w:p>
    <w:p w14:paraId="7DD1585D" w14:textId="77777777" w:rsidR="008F0BD5" w:rsidRPr="00A3290E" w:rsidRDefault="008F0BD5" w:rsidP="008F0BD5">
      <w:r w:rsidRPr="00A3290E">
        <w:t>These preprocessing steps ensured a clean, consistent dataset suitable for training machine learning models and creating Tableau dashboards to analyze churn patterns.</w:t>
      </w:r>
    </w:p>
    <w:p w14:paraId="5121924D" w14:textId="77777777" w:rsidR="008F0BD5" w:rsidRPr="00A3290E" w:rsidRDefault="008F0BD5" w:rsidP="008F0BD5"/>
    <w:p w14:paraId="704B5EB6" w14:textId="77777777" w:rsidR="008F0BD5" w:rsidRPr="00A3290E" w:rsidRDefault="008F0BD5" w:rsidP="008F0BD5">
      <w:r w:rsidRPr="00A3290E">
        <w:t>Methodology</w:t>
      </w:r>
    </w:p>
    <w:p w14:paraId="167D5146" w14:textId="77777777" w:rsidR="008F0BD5" w:rsidRPr="00A3290E" w:rsidRDefault="008F0BD5" w:rsidP="008F0BD5">
      <w:r w:rsidRPr="00A3290E">
        <w:t>Research Approach</w:t>
      </w:r>
    </w:p>
    <w:p w14:paraId="60A3A64C" w14:textId="77777777" w:rsidR="008F0BD5" w:rsidRPr="00A3290E" w:rsidRDefault="008F0BD5" w:rsidP="008F0BD5">
      <w:r w:rsidRPr="00A3290E">
        <w:t>The project adopts a quantitative, data-driven approach to predict customer churn in an e-commerce context. It leverages a supervised machine learning framework to model the binary churn outcome (0=non-churned, 1=churned) using historical customer data. The methodology encompasses data preprocessing, exploratory data analysis (EDA), model development, evaluation, and visualization. The research process is iterative, involving hyperparameter tuning and feature selection to optimize model performance and address challenges like class imbalance (~16.84% churn rate). The approach integrates statistical analysis, machine learning, and data visualization to derive actionable insights for customer retention.</w:t>
      </w:r>
    </w:p>
    <w:p w14:paraId="132297DB" w14:textId="77777777" w:rsidR="008F0BD5" w:rsidRPr="00A3290E" w:rsidRDefault="008F0BD5" w:rsidP="008F0BD5">
      <w:pPr>
        <w:numPr>
          <w:ilvl w:val="0"/>
          <w:numId w:val="14"/>
        </w:numPr>
      </w:pPr>
      <w:r w:rsidRPr="00A3290E">
        <w:t>Exploratory Data Analysis (EDA):</w:t>
      </w:r>
    </w:p>
    <w:p w14:paraId="31285ED6" w14:textId="77777777" w:rsidR="008F0BD5" w:rsidRPr="00A3290E" w:rsidRDefault="008F0BD5" w:rsidP="008F0BD5">
      <w:pPr>
        <w:numPr>
          <w:ilvl w:val="1"/>
          <w:numId w:val="14"/>
        </w:numPr>
      </w:pPr>
      <w:r w:rsidRPr="00A3290E">
        <w:t xml:space="preserve">Statistical Summaries: Computed descriptive statistics for numerical features (e.g., mean Tenure: 10.13, range: 0–61) and value counts for categorical features (e.g., </w:t>
      </w:r>
      <w:proofErr w:type="spellStart"/>
      <w:r w:rsidRPr="00A3290E">
        <w:t>PreferredLoginDevice</w:t>
      </w:r>
      <w:proofErr w:type="spellEnd"/>
      <w:r w:rsidRPr="00A3290E">
        <w:t>: mobile phone=71%, computer=29%).</w:t>
      </w:r>
    </w:p>
    <w:p w14:paraId="74CB0D02" w14:textId="77777777" w:rsidR="008F0BD5" w:rsidRPr="00A3290E" w:rsidRDefault="008F0BD5" w:rsidP="008F0BD5">
      <w:pPr>
        <w:numPr>
          <w:ilvl w:val="1"/>
          <w:numId w:val="14"/>
        </w:numPr>
      </w:pPr>
      <w:r w:rsidRPr="00A3290E">
        <w:lastRenderedPageBreak/>
        <w:t xml:space="preserve">Visualizations: Generated histograms for numerical features, bar plots for categorical distributions, and a correlation heatmap to identify relationships (e.g., </w:t>
      </w:r>
      <w:proofErr w:type="spellStart"/>
      <w:r w:rsidRPr="00A3290E">
        <w:t>SatisfactionScore</w:t>
      </w:r>
      <w:proofErr w:type="spellEnd"/>
      <w:r w:rsidRPr="00A3290E">
        <w:t xml:space="preserve"> vs. Churn). Visuals were saved as PNGs (e.g., correlation heatmap).</w:t>
      </w:r>
    </w:p>
    <w:p w14:paraId="2CBEFAB1" w14:textId="77777777" w:rsidR="008F0BD5" w:rsidRPr="00A3290E" w:rsidRDefault="008F0BD5" w:rsidP="008F0BD5">
      <w:pPr>
        <w:numPr>
          <w:ilvl w:val="1"/>
          <w:numId w:val="14"/>
        </w:numPr>
      </w:pPr>
      <w:r w:rsidRPr="00A3290E">
        <w:t xml:space="preserve">Insights: Identified key predictors (e.g., low </w:t>
      </w:r>
      <w:proofErr w:type="spellStart"/>
      <w:r w:rsidRPr="00A3290E">
        <w:t>SatisfactionScore</w:t>
      </w:r>
      <w:proofErr w:type="spellEnd"/>
      <w:r w:rsidRPr="00A3290E">
        <w:t>, high Complain) and confirmed class imbalance, guiding model development.</w:t>
      </w:r>
    </w:p>
    <w:p w14:paraId="35A4209C" w14:textId="77777777" w:rsidR="008F0BD5" w:rsidRPr="00A3290E" w:rsidRDefault="008F0BD5" w:rsidP="008F0BD5">
      <w:pPr>
        <w:numPr>
          <w:ilvl w:val="0"/>
          <w:numId w:val="14"/>
        </w:numPr>
      </w:pPr>
      <w:r w:rsidRPr="00A3290E">
        <w:t>Model Development:</w:t>
      </w:r>
    </w:p>
    <w:p w14:paraId="007D5862" w14:textId="1B975848" w:rsidR="001559F2" w:rsidRPr="00A3290E" w:rsidRDefault="008F0BD5" w:rsidP="001559F2">
      <w:pPr>
        <w:numPr>
          <w:ilvl w:val="1"/>
          <w:numId w:val="14"/>
        </w:numPr>
      </w:pPr>
      <w:r w:rsidRPr="00A3290E">
        <w:t>Models Used:</w:t>
      </w:r>
    </w:p>
    <w:p w14:paraId="7D43B4B9" w14:textId="5DE0A995" w:rsidR="008F0BD5" w:rsidRDefault="001559F2" w:rsidP="008F0BD5">
      <w:pPr>
        <w:numPr>
          <w:ilvl w:val="2"/>
          <w:numId w:val="14"/>
        </w:numPr>
      </w:pPr>
      <w:proofErr w:type="spellStart"/>
      <w:r w:rsidRPr="00A3290E">
        <w:t>XGBoost</w:t>
      </w:r>
      <w:proofErr w:type="spellEnd"/>
      <w:r w:rsidRPr="00A3290E">
        <w:t xml:space="preserve">: Chosen for its robustness on imbalanced data, gradient boosting efficiency, and feature importance insights, critical for stakeholder communication </w:t>
      </w:r>
    </w:p>
    <w:p w14:paraId="07426523" w14:textId="77777777" w:rsidR="001559F2" w:rsidRPr="001559F2" w:rsidRDefault="001559F2" w:rsidP="001559F2">
      <w:pPr>
        <w:pStyle w:val="ListParagraph"/>
        <w:numPr>
          <w:ilvl w:val="2"/>
          <w:numId w:val="14"/>
        </w:numPr>
      </w:pPr>
      <w:r w:rsidRPr="001559F2">
        <w:t>Logistic Regression: Selected for interpretability, enabling clear coefficient-based explanations (e.g., impact of Tenure).</w:t>
      </w:r>
    </w:p>
    <w:p w14:paraId="230BBDB1" w14:textId="77777777" w:rsidR="008F0BD5" w:rsidRPr="00A3290E" w:rsidRDefault="008F0BD5" w:rsidP="008F0BD5">
      <w:pPr>
        <w:numPr>
          <w:ilvl w:val="2"/>
          <w:numId w:val="14"/>
        </w:numPr>
      </w:pPr>
      <w:r w:rsidRPr="00A3290E">
        <w:t>Random Forest (planned): An ensemble method intended for robustness, to be implemented with top 10 features and 5-fold cross-validation (based on prior project goals).</w:t>
      </w:r>
    </w:p>
    <w:p w14:paraId="1478F1FD" w14:textId="1DC576FF" w:rsidR="008F0BD5" w:rsidRPr="00A3290E" w:rsidRDefault="008F0BD5" w:rsidP="008F0BD5">
      <w:pPr>
        <w:numPr>
          <w:ilvl w:val="1"/>
          <w:numId w:val="14"/>
        </w:numPr>
      </w:pPr>
      <w:r w:rsidRPr="00A3290E">
        <w:t xml:space="preserve">Feature Selection: Identified top 10 features per model (e.g., Tenure, </w:t>
      </w:r>
      <w:r w:rsidR="00FC4AF1">
        <w:t xml:space="preserve">Complain </w:t>
      </w:r>
      <w:r w:rsidRPr="00A3290E">
        <w:t xml:space="preserve">for </w:t>
      </w:r>
      <w:proofErr w:type="spellStart"/>
      <w:r w:rsidRPr="00A3290E">
        <w:t>XGBoost</w:t>
      </w:r>
      <w:proofErr w:type="spellEnd"/>
      <w:r w:rsidRPr="00A3290E">
        <w:t>; coefficients for Logistic Regression) to reduce dimensionality and overfitting.</w:t>
      </w:r>
    </w:p>
    <w:p w14:paraId="7EE843B5" w14:textId="77777777" w:rsidR="008F0BD5" w:rsidRPr="00A3290E" w:rsidRDefault="008F0BD5" w:rsidP="008F0BD5">
      <w:pPr>
        <w:numPr>
          <w:ilvl w:val="1"/>
          <w:numId w:val="14"/>
        </w:numPr>
      </w:pPr>
      <w:r w:rsidRPr="00A3290E">
        <w:t xml:space="preserve">Hyperparameter Tuning: Applied </w:t>
      </w:r>
      <w:proofErr w:type="spellStart"/>
      <w:r w:rsidRPr="00A3290E">
        <w:t>GridSearchCV</w:t>
      </w:r>
      <w:proofErr w:type="spellEnd"/>
      <w:r w:rsidRPr="00A3290E">
        <w:t xml:space="preserve"> with 5-fold cross-validation, optimizing:</w:t>
      </w:r>
    </w:p>
    <w:p w14:paraId="2F7A7DED" w14:textId="77777777" w:rsidR="008F0BD5" w:rsidRPr="00A3290E" w:rsidRDefault="008F0BD5" w:rsidP="008F0BD5">
      <w:pPr>
        <w:numPr>
          <w:ilvl w:val="2"/>
          <w:numId w:val="14"/>
        </w:numPr>
      </w:pPr>
      <w:proofErr w:type="spellStart"/>
      <w:r w:rsidRPr="00A3290E">
        <w:t>XGBoost</w:t>
      </w:r>
      <w:proofErr w:type="spellEnd"/>
      <w:r w:rsidRPr="00A3290E">
        <w:t xml:space="preserve">: </w:t>
      </w:r>
      <w:proofErr w:type="spellStart"/>
      <w:r w:rsidRPr="00A3290E">
        <w:t>max_depth</w:t>
      </w:r>
      <w:proofErr w:type="spellEnd"/>
      <w:r w:rsidRPr="00A3290E">
        <w:t xml:space="preserve">, </w:t>
      </w:r>
      <w:proofErr w:type="spellStart"/>
      <w:r w:rsidRPr="00A3290E">
        <w:t>learning_rate</w:t>
      </w:r>
      <w:proofErr w:type="spellEnd"/>
      <w:r w:rsidRPr="00A3290E">
        <w:t xml:space="preserve">, </w:t>
      </w:r>
      <w:proofErr w:type="spellStart"/>
      <w:r w:rsidRPr="00A3290E">
        <w:t>n_estimators</w:t>
      </w:r>
      <w:proofErr w:type="spellEnd"/>
      <w:r w:rsidRPr="00A3290E">
        <w:t xml:space="preserve">, subsample, </w:t>
      </w:r>
      <w:proofErr w:type="spellStart"/>
      <w:r w:rsidRPr="00A3290E">
        <w:t>colsample_bytree</w:t>
      </w:r>
      <w:proofErr w:type="spellEnd"/>
      <w:r w:rsidRPr="00A3290E">
        <w:t xml:space="preserve">, </w:t>
      </w:r>
      <w:proofErr w:type="spellStart"/>
      <w:r w:rsidRPr="00A3290E">
        <w:t>reg_lambda</w:t>
      </w:r>
      <w:proofErr w:type="spellEnd"/>
      <w:r w:rsidRPr="00A3290E">
        <w:t>.</w:t>
      </w:r>
    </w:p>
    <w:p w14:paraId="093DBAA7" w14:textId="77777777" w:rsidR="008F0BD5" w:rsidRPr="00A3290E" w:rsidRDefault="008F0BD5" w:rsidP="008F0BD5">
      <w:pPr>
        <w:numPr>
          <w:ilvl w:val="2"/>
          <w:numId w:val="14"/>
        </w:numPr>
      </w:pPr>
      <w:r w:rsidRPr="00A3290E">
        <w:t>Logistic Regression: C, penalty (l1, l2).</w:t>
      </w:r>
    </w:p>
    <w:p w14:paraId="202E4C12" w14:textId="77777777" w:rsidR="008F0BD5" w:rsidRPr="00A3290E" w:rsidRDefault="008F0BD5" w:rsidP="008F0BD5">
      <w:pPr>
        <w:numPr>
          <w:ilvl w:val="2"/>
          <w:numId w:val="14"/>
        </w:numPr>
      </w:pPr>
      <w:r w:rsidRPr="00A3290E">
        <w:t xml:space="preserve">Random Forest (planned): </w:t>
      </w:r>
      <w:proofErr w:type="spellStart"/>
      <w:r w:rsidRPr="00A3290E">
        <w:t>n_estimators</w:t>
      </w:r>
      <w:proofErr w:type="spellEnd"/>
      <w:r w:rsidRPr="00A3290E">
        <w:t xml:space="preserve">, </w:t>
      </w:r>
      <w:proofErr w:type="spellStart"/>
      <w:r w:rsidRPr="00A3290E">
        <w:t>max_depth</w:t>
      </w:r>
      <w:proofErr w:type="spellEnd"/>
      <w:r w:rsidRPr="00A3290E">
        <w:t xml:space="preserve">, </w:t>
      </w:r>
      <w:proofErr w:type="spellStart"/>
      <w:r w:rsidRPr="00A3290E">
        <w:t>min_samples_split</w:t>
      </w:r>
      <w:proofErr w:type="spellEnd"/>
      <w:r w:rsidRPr="00A3290E">
        <w:t xml:space="preserve">, </w:t>
      </w:r>
      <w:proofErr w:type="spellStart"/>
      <w:r w:rsidRPr="00A3290E">
        <w:t>min_samples_leaf</w:t>
      </w:r>
      <w:proofErr w:type="spellEnd"/>
      <w:r w:rsidRPr="00A3290E">
        <w:t>.</w:t>
      </w:r>
    </w:p>
    <w:p w14:paraId="2B29193F" w14:textId="77777777" w:rsidR="008F0BD5" w:rsidRPr="00A3290E" w:rsidRDefault="008F0BD5" w:rsidP="008F0BD5">
      <w:pPr>
        <w:numPr>
          <w:ilvl w:val="2"/>
          <w:numId w:val="14"/>
        </w:numPr>
      </w:pPr>
      <w:r w:rsidRPr="00A3290E">
        <w:t xml:space="preserve">If overfitting detected (F1 gap &gt; 0.1), retuned with stronger regularization (e.g., </w:t>
      </w:r>
      <w:proofErr w:type="spellStart"/>
      <w:r w:rsidRPr="00A3290E">
        <w:t>XGBoost</w:t>
      </w:r>
      <w:proofErr w:type="spellEnd"/>
      <w:r w:rsidRPr="00A3290E">
        <w:t xml:space="preserve"> </w:t>
      </w:r>
      <w:proofErr w:type="spellStart"/>
      <w:r w:rsidRPr="00A3290E">
        <w:t>reg_lambda</w:t>
      </w:r>
      <w:proofErr w:type="spellEnd"/>
      <w:r w:rsidRPr="00A3290E">
        <w:t>: [5, 10, 20]; Logistic Regression C: [0.0001, 0.001]).</w:t>
      </w:r>
    </w:p>
    <w:p w14:paraId="1DC4501F" w14:textId="77777777" w:rsidR="008F0BD5" w:rsidRPr="00A3290E" w:rsidRDefault="008F0BD5" w:rsidP="008F0BD5">
      <w:pPr>
        <w:numPr>
          <w:ilvl w:val="0"/>
          <w:numId w:val="14"/>
        </w:numPr>
      </w:pPr>
      <w:r w:rsidRPr="00A3290E">
        <w:t>Model Evaluation:</w:t>
      </w:r>
    </w:p>
    <w:p w14:paraId="0F42848A" w14:textId="0E8B0CD5" w:rsidR="008F0BD5" w:rsidRPr="00A3290E" w:rsidRDefault="008F0BD5" w:rsidP="008F0BD5">
      <w:pPr>
        <w:numPr>
          <w:ilvl w:val="1"/>
          <w:numId w:val="14"/>
        </w:numPr>
      </w:pPr>
      <w:r w:rsidRPr="00A3290E">
        <w:t>Metrics: Assessed models using F1-score (primary, due to imbalance)</w:t>
      </w:r>
      <w:r w:rsidR="001A4804">
        <w:t xml:space="preserve"> </w:t>
      </w:r>
      <w:r w:rsidRPr="00A3290E">
        <w:t>and ROC AUC. Computed confusion matrices to analyze true positives/negatives.</w:t>
      </w:r>
    </w:p>
    <w:p w14:paraId="05E35C5B" w14:textId="3B72E57C" w:rsidR="008F0BD5" w:rsidRPr="00A3290E" w:rsidRDefault="008F0BD5" w:rsidP="008F0BD5">
      <w:pPr>
        <w:numPr>
          <w:ilvl w:val="1"/>
          <w:numId w:val="14"/>
        </w:numPr>
      </w:pPr>
      <w:r w:rsidRPr="00A3290E">
        <w:t>Cross-Validation: Performed 5-fold cross-validation on tuned models to estimate generalization (e.g., mean CV F1-score).</w:t>
      </w:r>
    </w:p>
    <w:p w14:paraId="7E5AC7B3" w14:textId="0777F9CF" w:rsidR="008F0BD5" w:rsidRPr="00A3290E" w:rsidRDefault="008F0BD5" w:rsidP="008F0BD5">
      <w:pPr>
        <w:numPr>
          <w:ilvl w:val="1"/>
          <w:numId w:val="14"/>
        </w:numPr>
      </w:pPr>
      <w:r w:rsidRPr="00A3290E">
        <w:t>Overfitting Check: Flagged overfitting if train-test F1 gap &gt; 0.1 and retuned as needed.</w:t>
      </w:r>
    </w:p>
    <w:p w14:paraId="7BAC2A84" w14:textId="77777777" w:rsidR="008F0BD5" w:rsidRPr="00A3290E" w:rsidRDefault="008F0BD5" w:rsidP="008F0BD5">
      <w:pPr>
        <w:numPr>
          <w:ilvl w:val="1"/>
          <w:numId w:val="14"/>
        </w:numPr>
      </w:pPr>
      <w:r w:rsidRPr="00A3290E">
        <w:lastRenderedPageBreak/>
        <w:t>Plots: Generated ROC curves, feature importance bar plots, and confusion matrices, saved as PNGs (e.g., xgb_roc_curve_final_top10_retuned.png).</w:t>
      </w:r>
    </w:p>
    <w:p w14:paraId="16E7F9F9" w14:textId="77777777" w:rsidR="008F0BD5" w:rsidRPr="00A3290E" w:rsidRDefault="008F0BD5" w:rsidP="008F0BD5">
      <w:pPr>
        <w:numPr>
          <w:ilvl w:val="0"/>
          <w:numId w:val="14"/>
        </w:numPr>
      </w:pPr>
      <w:r w:rsidRPr="00A3290E">
        <w:t>Visualization for Stakeholders:</w:t>
      </w:r>
    </w:p>
    <w:p w14:paraId="5C6D8E36" w14:textId="47F72205" w:rsidR="008F0BD5" w:rsidRDefault="008F0BD5" w:rsidP="008F0BD5">
      <w:pPr>
        <w:numPr>
          <w:ilvl w:val="1"/>
          <w:numId w:val="14"/>
        </w:numPr>
      </w:pPr>
      <w:r w:rsidRPr="00A3290E">
        <w:t xml:space="preserve">Tableau Dashboards: </w:t>
      </w:r>
      <w:r w:rsidR="001559F2" w:rsidRPr="001559F2">
        <w:t xml:space="preserve">Chosen for its interactivity and accessibility, enabling stakeholders to explore churn patterns and make data-driven retention decisions. </w:t>
      </w:r>
    </w:p>
    <w:p w14:paraId="76C2D2C2" w14:textId="306F55A6" w:rsidR="005B4B22" w:rsidRPr="00A3290E" w:rsidRDefault="005B4B22" w:rsidP="008F0BD5">
      <w:pPr>
        <w:numPr>
          <w:ilvl w:val="1"/>
          <w:numId w:val="14"/>
        </w:numPr>
      </w:pPr>
      <w:r>
        <w:t>3 Dashboards (Customer Overview, Customers’ Satisfaction and Discount) were created.</w:t>
      </w:r>
    </w:p>
    <w:p w14:paraId="71F595C4" w14:textId="1C04369A" w:rsidR="008F0BD5" w:rsidRPr="00A3290E" w:rsidRDefault="008F0BD5" w:rsidP="008F0BD5">
      <w:pPr>
        <w:numPr>
          <w:ilvl w:val="2"/>
          <w:numId w:val="14"/>
        </w:numPr>
      </w:pPr>
      <w:r w:rsidRPr="00A3290E">
        <w:t xml:space="preserve">Bar charts </w:t>
      </w:r>
      <w:r w:rsidR="00EA5A37">
        <w:t>(</w:t>
      </w:r>
      <w:r w:rsidR="00EA5A37" w:rsidRPr="00A3290E">
        <w:t xml:space="preserve">Churn Rate by </w:t>
      </w:r>
      <w:r w:rsidR="00EA5A37">
        <w:t xml:space="preserve">Complain, </w:t>
      </w:r>
      <w:r w:rsidR="00C378CC">
        <w:t>Churn</w:t>
      </w:r>
      <w:r w:rsidR="00EA5A37">
        <w:t xml:space="preserve"> Rate by Cashback,</w:t>
      </w:r>
      <w:r w:rsidR="00EA5A37" w:rsidRPr="00EA5A37">
        <w:t xml:space="preserve"> </w:t>
      </w:r>
      <w:r w:rsidR="00C378CC">
        <w:t>Churn</w:t>
      </w:r>
      <w:r w:rsidR="00EA5A37">
        <w:t xml:space="preserve"> Rate by Preferred Order Category)</w:t>
      </w:r>
    </w:p>
    <w:p w14:paraId="757F6C79" w14:textId="5120F8D4" w:rsidR="008F0BD5" w:rsidRDefault="00FC4AF1" w:rsidP="008F0BD5">
      <w:pPr>
        <w:numPr>
          <w:ilvl w:val="2"/>
          <w:numId w:val="14"/>
        </w:numPr>
      </w:pPr>
      <w:r>
        <w:t>Pie charts</w:t>
      </w:r>
      <w:r w:rsidR="008F0BD5" w:rsidRPr="00A3290E">
        <w:t xml:space="preserve"> </w:t>
      </w:r>
      <w:r w:rsidR="001765A1">
        <w:t>(Gender Distribution)</w:t>
      </w:r>
    </w:p>
    <w:p w14:paraId="76DAD033" w14:textId="2FC96441" w:rsidR="00A21D9C" w:rsidRDefault="00A21D9C" w:rsidP="008F0BD5">
      <w:pPr>
        <w:numPr>
          <w:ilvl w:val="2"/>
          <w:numId w:val="14"/>
        </w:numPr>
      </w:pPr>
      <w:r>
        <w:t xml:space="preserve">Density </w:t>
      </w:r>
      <w:proofErr w:type="gramStart"/>
      <w:r>
        <w:t>plot(</w:t>
      </w:r>
      <w:proofErr w:type="gramEnd"/>
      <w:r>
        <w:t xml:space="preserve">City Tier </w:t>
      </w:r>
      <w:r w:rsidR="00C378CC">
        <w:t>Distribution</w:t>
      </w:r>
      <w:r>
        <w:t>)</w:t>
      </w:r>
    </w:p>
    <w:p w14:paraId="55F7BA50" w14:textId="77777777" w:rsidR="008F0BD5" w:rsidRPr="00A3290E" w:rsidRDefault="008F0BD5" w:rsidP="008F0BD5">
      <w:r w:rsidRPr="00A3290E">
        <w:t>This methodology balances predictive accuracy, interpretability, and practical applicability, addressing the project’s objectives of churn prediction and retention strategy development.</w:t>
      </w:r>
    </w:p>
    <w:p w14:paraId="639480AA" w14:textId="77777777" w:rsidR="00FA14DF" w:rsidRPr="00A3290E" w:rsidRDefault="00FA14DF" w:rsidP="00FA14DF">
      <w:r w:rsidRPr="00A3290E">
        <w:t>Analysis and Discussion</w:t>
      </w:r>
    </w:p>
    <w:p w14:paraId="5318EE92" w14:textId="77777777" w:rsidR="00FA14DF" w:rsidRPr="00A3290E" w:rsidRDefault="00FA14DF" w:rsidP="00FA14DF">
      <w:r w:rsidRPr="00A3290E">
        <w:t>Results and Insights</w:t>
      </w:r>
    </w:p>
    <w:p w14:paraId="7E8537B1" w14:textId="77777777" w:rsidR="00FA14DF" w:rsidRPr="00A3290E" w:rsidRDefault="00FA14DF" w:rsidP="00FA14DF">
      <w:r w:rsidRPr="00A3290E">
        <w:t>The e-commerce churn prediction project yielded robust results through machine learning models (</w:t>
      </w:r>
      <w:proofErr w:type="spellStart"/>
      <w:r w:rsidRPr="00A3290E">
        <w:t>XGBoost</w:t>
      </w:r>
      <w:proofErr w:type="spellEnd"/>
      <w:r w:rsidRPr="00A3290E">
        <w:t>, Logistic Regression, and planned Random Forest) applied to a dataset of 5,630 customers with a ~16.84% churn rate (948 churned). Key results and insights include:</w:t>
      </w:r>
    </w:p>
    <w:p w14:paraId="57B68DA4" w14:textId="77777777" w:rsidR="00FA14DF" w:rsidRPr="00A3290E" w:rsidRDefault="00FA14DF" w:rsidP="00FA14DF">
      <w:pPr>
        <w:numPr>
          <w:ilvl w:val="0"/>
          <w:numId w:val="16"/>
        </w:numPr>
      </w:pPr>
      <w:r w:rsidRPr="00A3290E">
        <w:t>Model Performance:</w:t>
      </w:r>
    </w:p>
    <w:p w14:paraId="386EC041" w14:textId="45705CA4" w:rsidR="00623B17" w:rsidRPr="00623B17" w:rsidRDefault="00623B17" w:rsidP="00623B17">
      <w:pPr>
        <w:pStyle w:val="ListParagraph"/>
        <w:numPr>
          <w:ilvl w:val="0"/>
          <w:numId w:val="30"/>
        </w:numPr>
      </w:pPr>
      <w:proofErr w:type="spellStart"/>
      <w:r w:rsidRPr="00623B17">
        <w:t>XGBoost</w:t>
      </w:r>
      <w:proofErr w:type="spellEnd"/>
      <w:r w:rsidRPr="00623B17">
        <w:t xml:space="preserve"> (Tuned, Top 10 Features):</w:t>
      </w:r>
    </w:p>
    <w:p w14:paraId="0BD26159" w14:textId="77777777" w:rsidR="00623B17" w:rsidRPr="00623B17" w:rsidRDefault="00623B17" w:rsidP="00623B17">
      <w:pPr>
        <w:numPr>
          <w:ilvl w:val="2"/>
          <w:numId w:val="16"/>
        </w:numPr>
      </w:pPr>
      <w:r w:rsidRPr="00623B17">
        <w:t xml:space="preserve">Train F1: ~0.899 </w:t>
      </w:r>
    </w:p>
    <w:p w14:paraId="20ED3DBE" w14:textId="77777777" w:rsidR="00623B17" w:rsidRPr="00623B17" w:rsidRDefault="00623B17" w:rsidP="00623B17">
      <w:pPr>
        <w:numPr>
          <w:ilvl w:val="2"/>
          <w:numId w:val="16"/>
        </w:numPr>
      </w:pPr>
      <w:r w:rsidRPr="00623B17">
        <w:t xml:space="preserve">Test F1: ~0.659 </w:t>
      </w:r>
    </w:p>
    <w:p w14:paraId="48667485" w14:textId="77777777" w:rsidR="00623B17" w:rsidRPr="00623B17" w:rsidRDefault="00623B17" w:rsidP="00623B17">
      <w:pPr>
        <w:numPr>
          <w:ilvl w:val="2"/>
          <w:numId w:val="16"/>
        </w:numPr>
      </w:pPr>
      <w:r w:rsidRPr="00623B17">
        <w:t xml:space="preserve">Train ROC AUC: 0.964 </w:t>
      </w:r>
    </w:p>
    <w:p w14:paraId="1D90EBA2" w14:textId="77777777" w:rsidR="00623B17" w:rsidRPr="00623B17" w:rsidRDefault="00623B17" w:rsidP="00623B17">
      <w:pPr>
        <w:numPr>
          <w:ilvl w:val="2"/>
          <w:numId w:val="16"/>
        </w:numPr>
      </w:pPr>
      <w:r w:rsidRPr="00623B17">
        <w:t xml:space="preserve">Test ROC AUC: ~0.900 </w:t>
      </w:r>
    </w:p>
    <w:p w14:paraId="515C4E8B" w14:textId="30EB3563" w:rsidR="000E3967" w:rsidRDefault="000E3967" w:rsidP="000E3967">
      <w:pPr>
        <w:pStyle w:val="ListParagraph"/>
        <w:numPr>
          <w:ilvl w:val="2"/>
          <w:numId w:val="46"/>
        </w:numPr>
      </w:pPr>
      <w:r>
        <w:t xml:space="preserve">5-Fold Cross-Validation (Retuned </w:t>
      </w:r>
      <w:proofErr w:type="spellStart"/>
      <w:r>
        <w:t>XGBoost</w:t>
      </w:r>
      <w:proofErr w:type="spellEnd"/>
      <w:r>
        <w:t>, Top 10 Features):</w:t>
      </w:r>
    </w:p>
    <w:p w14:paraId="307F6A95" w14:textId="5D3E0FA6" w:rsidR="007948FC" w:rsidRDefault="000E3967" w:rsidP="000E3967">
      <w:pPr>
        <w:pStyle w:val="ListParagraph"/>
        <w:numPr>
          <w:ilvl w:val="3"/>
          <w:numId w:val="46"/>
        </w:numPr>
      </w:pPr>
      <w:r>
        <w:t>CV F1 Scores: [0.74403816 0.90494792 0.912 0.89986649 0.91281374]</w:t>
      </w:r>
    </w:p>
    <w:p w14:paraId="0884D4E4" w14:textId="25EB8A79" w:rsidR="000E3967" w:rsidRPr="00A3290E" w:rsidRDefault="000E3967" w:rsidP="000E3967">
      <w:pPr>
        <w:pStyle w:val="ListParagraph"/>
        <w:numPr>
          <w:ilvl w:val="3"/>
          <w:numId w:val="46"/>
        </w:numPr>
      </w:pPr>
      <w:r w:rsidRPr="000E3967">
        <w:t>Mean CV F1 Score: 0.8747332599124558</w:t>
      </w:r>
    </w:p>
    <w:p w14:paraId="5C6532D6" w14:textId="24876870" w:rsidR="00623B17" w:rsidRPr="00C66182" w:rsidRDefault="00623B17" w:rsidP="00C66182">
      <w:pPr>
        <w:pStyle w:val="ListParagraph"/>
        <w:numPr>
          <w:ilvl w:val="0"/>
          <w:numId w:val="30"/>
        </w:numPr>
      </w:pPr>
      <w:r w:rsidRPr="00C66182">
        <w:t>Logistic Regression (Tuned, Top 10 Features):</w:t>
      </w:r>
    </w:p>
    <w:p w14:paraId="315C137C" w14:textId="77777777" w:rsidR="00623B17" w:rsidRPr="00623B17" w:rsidRDefault="00623B17" w:rsidP="00623B17">
      <w:pPr>
        <w:numPr>
          <w:ilvl w:val="2"/>
          <w:numId w:val="16"/>
        </w:numPr>
      </w:pPr>
      <w:r w:rsidRPr="00623B17">
        <w:t xml:space="preserve">Train F1: 0.815 </w:t>
      </w:r>
    </w:p>
    <w:p w14:paraId="34644A6C" w14:textId="77777777" w:rsidR="00623B17" w:rsidRPr="00623B17" w:rsidRDefault="00623B17" w:rsidP="00623B17">
      <w:pPr>
        <w:numPr>
          <w:ilvl w:val="2"/>
          <w:numId w:val="16"/>
        </w:numPr>
      </w:pPr>
      <w:r w:rsidRPr="00623B17">
        <w:t xml:space="preserve">Test F1: 0.540 </w:t>
      </w:r>
    </w:p>
    <w:p w14:paraId="0687EAED" w14:textId="77777777" w:rsidR="00623B17" w:rsidRPr="00623B17" w:rsidRDefault="00623B17" w:rsidP="00623B17">
      <w:pPr>
        <w:numPr>
          <w:ilvl w:val="2"/>
          <w:numId w:val="16"/>
        </w:numPr>
      </w:pPr>
      <w:r w:rsidRPr="00623B17">
        <w:t>Train ROC AUC: ~0.890</w:t>
      </w:r>
    </w:p>
    <w:p w14:paraId="274C49D6" w14:textId="77777777" w:rsidR="00623B17" w:rsidRDefault="00623B17" w:rsidP="00623B17">
      <w:pPr>
        <w:numPr>
          <w:ilvl w:val="2"/>
          <w:numId w:val="16"/>
        </w:numPr>
      </w:pPr>
      <w:r w:rsidRPr="00623B17">
        <w:lastRenderedPageBreak/>
        <w:t>Test ROC AUC: ~0.852</w:t>
      </w:r>
    </w:p>
    <w:p w14:paraId="79B32795" w14:textId="77777777" w:rsidR="000E3967" w:rsidRDefault="000E3967" w:rsidP="000E3967">
      <w:pPr>
        <w:pStyle w:val="ListParagraph"/>
        <w:numPr>
          <w:ilvl w:val="2"/>
          <w:numId w:val="49"/>
        </w:numPr>
      </w:pPr>
      <w:r>
        <w:t>5-Fold Cross-Validation (Retuned Logistic Regression, Top 10 Features):</w:t>
      </w:r>
    </w:p>
    <w:p w14:paraId="69027537" w14:textId="1A476180" w:rsidR="000E3967" w:rsidRDefault="000E3967" w:rsidP="001A4BCD">
      <w:pPr>
        <w:pStyle w:val="ListParagraph"/>
        <w:numPr>
          <w:ilvl w:val="3"/>
          <w:numId w:val="50"/>
        </w:numPr>
      </w:pPr>
      <w:r>
        <w:t xml:space="preserve">CV F1 Scores: [0.78105697 0.82337992 0.81735751 0.81865966 </w:t>
      </w:r>
      <w:proofErr w:type="gramStart"/>
      <w:r>
        <w:t>0.828125 ]</w:t>
      </w:r>
      <w:proofErr w:type="gramEnd"/>
    </w:p>
    <w:p w14:paraId="4892A600" w14:textId="35980FB8" w:rsidR="007948FC" w:rsidRPr="00A3290E" w:rsidRDefault="000E3967" w:rsidP="001A4BCD">
      <w:pPr>
        <w:pStyle w:val="ListParagraph"/>
        <w:numPr>
          <w:ilvl w:val="3"/>
          <w:numId w:val="50"/>
        </w:numPr>
      </w:pPr>
      <w:r>
        <w:t>Mean CV F1 Score: 0.8137158122856043</w:t>
      </w:r>
    </w:p>
    <w:p w14:paraId="25927CB9" w14:textId="6198BD44" w:rsidR="00C66182" w:rsidRPr="00C66182" w:rsidRDefault="00C66182" w:rsidP="00C66182">
      <w:pPr>
        <w:pStyle w:val="ListParagraph"/>
        <w:numPr>
          <w:ilvl w:val="0"/>
          <w:numId w:val="30"/>
        </w:numPr>
      </w:pPr>
      <w:r w:rsidRPr="00C66182">
        <w:t>Random Forest (Tuned, Top 10 Features):</w:t>
      </w:r>
    </w:p>
    <w:p w14:paraId="7FC79E71" w14:textId="77777777" w:rsidR="00C66182" w:rsidRPr="00C66182" w:rsidRDefault="00C66182" w:rsidP="00C66182">
      <w:pPr>
        <w:numPr>
          <w:ilvl w:val="2"/>
          <w:numId w:val="16"/>
        </w:numPr>
      </w:pPr>
      <w:r w:rsidRPr="00C66182">
        <w:t>Train F1: ~0.829</w:t>
      </w:r>
    </w:p>
    <w:p w14:paraId="28166211" w14:textId="77777777" w:rsidR="00C66182" w:rsidRPr="00C66182" w:rsidRDefault="00C66182" w:rsidP="00C66182">
      <w:pPr>
        <w:numPr>
          <w:ilvl w:val="2"/>
          <w:numId w:val="16"/>
        </w:numPr>
      </w:pPr>
      <w:r w:rsidRPr="00C66182">
        <w:t>Test F1: ~0.610</w:t>
      </w:r>
    </w:p>
    <w:p w14:paraId="7DBCFA51" w14:textId="77777777" w:rsidR="00C66182" w:rsidRPr="00C66182" w:rsidRDefault="00C66182" w:rsidP="00C66182">
      <w:pPr>
        <w:numPr>
          <w:ilvl w:val="2"/>
          <w:numId w:val="16"/>
        </w:numPr>
      </w:pPr>
      <w:r w:rsidRPr="00C66182">
        <w:t xml:space="preserve">Train ROC AUC: ~0.916 </w:t>
      </w:r>
    </w:p>
    <w:p w14:paraId="55DBF4F4" w14:textId="77777777" w:rsidR="00C66182" w:rsidRDefault="00C66182" w:rsidP="00C66182">
      <w:pPr>
        <w:numPr>
          <w:ilvl w:val="2"/>
          <w:numId w:val="16"/>
        </w:numPr>
      </w:pPr>
      <w:r w:rsidRPr="00C66182">
        <w:t xml:space="preserve">Test ROC AUC: ~0.870 </w:t>
      </w:r>
    </w:p>
    <w:p w14:paraId="6B67E6FB" w14:textId="02BC5E16" w:rsidR="000E3967" w:rsidRDefault="000E3967" w:rsidP="001A4BCD">
      <w:pPr>
        <w:pStyle w:val="ListParagraph"/>
        <w:numPr>
          <w:ilvl w:val="2"/>
          <w:numId w:val="16"/>
        </w:numPr>
      </w:pPr>
      <w:r>
        <w:t xml:space="preserve">5-Fold Cross-Validation (Final Tuned Random </w:t>
      </w:r>
      <w:r w:rsidR="001A4BCD">
        <w:t>F</w:t>
      </w:r>
      <w:r>
        <w:t>orrest Model, Top 10 Features):</w:t>
      </w:r>
    </w:p>
    <w:p w14:paraId="0C1528FE" w14:textId="143194F7" w:rsidR="000E3967" w:rsidRDefault="000E3967" w:rsidP="001A4BCD">
      <w:pPr>
        <w:pStyle w:val="ListParagraph"/>
        <w:numPr>
          <w:ilvl w:val="0"/>
          <w:numId w:val="52"/>
        </w:numPr>
      </w:pPr>
      <w:r>
        <w:t>CV F1 Scores: [0.81398601 0.82804233 0.83488682 0.82471457 0.81562714]</w:t>
      </w:r>
    </w:p>
    <w:p w14:paraId="4DEA28C8" w14:textId="672B15EA" w:rsidR="000E3967" w:rsidRPr="00C66182" w:rsidRDefault="000E3967" w:rsidP="001A4BCD">
      <w:pPr>
        <w:pStyle w:val="ListParagraph"/>
        <w:numPr>
          <w:ilvl w:val="0"/>
          <w:numId w:val="52"/>
        </w:numPr>
      </w:pPr>
      <w:r>
        <w:t>Mean CV F1 Score: 0.8234513750044388</w:t>
      </w:r>
    </w:p>
    <w:p w14:paraId="75A60377" w14:textId="3AF32698" w:rsidR="000E3967" w:rsidRPr="000E3967" w:rsidRDefault="000E3967" w:rsidP="000E3967">
      <w:pPr>
        <w:rPr>
          <w:b/>
          <w:bCs/>
          <w:u w:val="single"/>
        </w:rPr>
      </w:pPr>
      <w:r w:rsidRPr="000E3967">
        <w:rPr>
          <w:b/>
          <w:bCs/>
          <w:u w:val="single"/>
        </w:rPr>
        <w:t>Detailed analysis</w:t>
      </w:r>
      <w:r>
        <w:rPr>
          <w:b/>
          <w:bCs/>
          <w:u w:val="single"/>
        </w:rPr>
        <w:t xml:space="preserve"> of 3 Model</w:t>
      </w:r>
      <w:r w:rsidRPr="000E3967">
        <w:rPr>
          <w:b/>
          <w:bCs/>
          <w:u w:val="single"/>
        </w:rPr>
        <w:t>:</w:t>
      </w:r>
    </w:p>
    <w:p w14:paraId="7CDFD62D" w14:textId="77777777" w:rsidR="000E3967" w:rsidRPr="000E3967" w:rsidRDefault="000E3967" w:rsidP="000E3967">
      <w:pPr>
        <w:rPr>
          <w:b/>
          <w:bCs/>
        </w:rPr>
      </w:pPr>
      <w:r w:rsidRPr="000E3967">
        <w:rPr>
          <w:b/>
          <w:bCs/>
        </w:rPr>
        <w:t>1. Comparing Mean CV F1 Scores</w:t>
      </w:r>
    </w:p>
    <w:p w14:paraId="3228768F" w14:textId="77777777" w:rsidR="000E3967" w:rsidRPr="000E3967" w:rsidRDefault="000E3967" w:rsidP="000E3967">
      <w:r w:rsidRPr="000E3967">
        <w:t xml:space="preserve">The </w:t>
      </w:r>
      <w:r w:rsidRPr="000E3967">
        <w:rPr>
          <w:b/>
          <w:bCs/>
        </w:rPr>
        <w:t>F1 Score</w:t>
      </w:r>
      <w:r w:rsidRPr="000E3967">
        <w:t xml:space="preserve"> reflects the balance between precision and recall, making it critical for imbalanced datasets or problems where both false positives and false negatives are costly. Higher F1 scores indicate better performance.</w:t>
      </w:r>
    </w:p>
    <w:p w14:paraId="55590951" w14:textId="77777777" w:rsidR="000E3967" w:rsidRPr="000E3967" w:rsidRDefault="000E3967" w:rsidP="000E3967">
      <w:pPr>
        <w:numPr>
          <w:ilvl w:val="0"/>
          <w:numId w:val="39"/>
        </w:numPr>
      </w:pPr>
      <w:r w:rsidRPr="000E3967">
        <w:rPr>
          <w:b/>
          <w:bCs/>
        </w:rPr>
        <w:t>Random Forest (Top 10 Features):</w:t>
      </w:r>
    </w:p>
    <w:p w14:paraId="53C73933" w14:textId="77777777" w:rsidR="000E3967" w:rsidRPr="000E3967" w:rsidRDefault="000E3967" w:rsidP="000E3967">
      <w:pPr>
        <w:numPr>
          <w:ilvl w:val="1"/>
          <w:numId w:val="39"/>
        </w:numPr>
      </w:pPr>
      <w:r w:rsidRPr="000E3967">
        <w:rPr>
          <w:b/>
          <w:bCs/>
        </w:rPr>
        <w:t>Mean CV F1 Score:</w:t>
      </w:r>
      <w:r w:rsidRPr="000E3967">
        <w:t xml:space="preserve"> </w:t>
      </w:r>
      <w:r w:rsidRPr="000E3967">
        <w:rPr>
          <w:b/>
          <w:bCs/>
        </w:rPr>
        <w:t>0.823</w:t>
      </w:r>
    </w:p>
    <w:p w14:paraId="1CEA2C07" w14:textId="77777777" w:rsidR="000E3967" w:rsidRPr="000E3967" w:rsidRDefault="000E3967" w:rsidP="000E3967">
      <w:pPr>
        <w:numPr>
          <w:ilvl w:val="1"/>
          <w:numId w:val="39"/>
        </w:numPr>
      </w:pPr>
      <w:r w:rsidRPr="000E3967">
        <w:t>Consistently good F1 scores across folds, indicating stable generalization.</w:t>
      </w:r>
    </w:p>
    <w:p w14:paraId="5EA7BB7E" w14:textId="77777777" w:rsidR="000E3967" w:rsidRPr="000E3967" w:rsidRDefault="000E3967" w:rsidP="000E3967">
      <w:pPr>
        <w:numPr>
          <w:ilvl w:val="0"/>
          <w:numId w:val="39"/>
        </w:numPr>
      </w:pPr>
      <w:proofErr w:type="spellStart"/>
      <w:r w:rsidRPr="000E3967">
        <w:rPr>
          <w:b/>
          <w:bCs/>
        </w:rPr>
        <w:t>XGBoost</w:t>
      </w:r>
      <w:proofErr w:type="spellEnd"/>
      <w:r w:rsidRPr="000E3967">
        <w:rPr>
          <w:b/>
          <w:bCs/>
        </w:rPr>
        <w:t xml:space="preserve"> (Retuned, Top 10 Features):</w:t>
      </w:r>
    </w:p>
    <w:p w14:paraId="63D0BE64" w14:textId="77777777" w:rsidR="000E3967" w:rsidRPr="000E3967" w:rsidRDefault="000E3967" w:rsidP="000E3967">
      <w:pPr>
        <w:numPr>
          <w:ilvl w:val="1"/>
          <w:numId w:val="39"/>
        </w:numPr>
      </w:pPr>
      <w:r w:rsidRPr="000E3967">
        <w:rPr>
          <w:b/>
          <w:bCs/>
        </w:rPr>
        <w:t>Mean CV F1 Score:</w:t>
      </w:r>
      <w:r w:rsidRPr="000E3967">
        <w:t xml:space="preserve"> </w:t>
      </w:r>
      <w:r w:rsidRPr="000E3967">
        <w:rPr>
          <w:b/>
          <w:bCs/>
        </w:rPr>
        <w:t>0.875</w:t>
      </w:r>
    </w:p>
    <w:p w14:paraId="5A24F890" w14:textId="77777777" w:rsidR="000E3967" w:rsidRPr="000E3967" w:rsidRDefault="000E3967" w:rsidP="000E3967">
      <w:pPr>
        <w:numPr>
          <w:ilvl w:val="1"/>
          <w:numId w:val="39"/>
        </w:numPr>
      </w:pPr>
      <w:r w:rsidRPr="000E3967">
        <w:t>This is the highest mean F1 score among all models, indicating the best performance.</w:t>
      </w:r>
    </w:p>
    <w:p w14:paraId="57609E47" w14:textId="77777777" w:rsidR="000E3967" w:rsidRPr="000E3967" w:rsidRDefault="000E3967" w:rsidP="000E3967">
      <w:pPr>
        <w:numPr>
          <w:ilvl w:val="0"/>
          <w:numId w:val="39"/>
        </w:numPr>
      </w:pPr>
      <w:r w:rsidRPr="000E3967">
        <w:rPr>
          <w:b/>
          <w:bCs/>
        </w:rPr>
        <w:t>Logistic Regression (Retuned, Top 10 Features):</w:t>
      </w:r>
    </w:p>
    <w:p w14:paraId="30A4EE33" w14:textId="77777777" w:rsidR="000E3967" w:rsidRPr="000E3967" w:rsidRDefault="000E3967" w:rsidP="000E3967">
      <w:pPr>
        <w:numPr>
          <w:ilvl w:val="1"/>
          <w:numId w:val="39"/>
        </w:numPr>
      </w:pPr>
      <w:r w:rsidRPr="000E3967">
        <w:rPr>
          <w:b/>
          <w:bCs/>
        </w:rPr>
        <w:t>Mean CV F1 Score:</w:t>
      </w:r>
      <w:r w:rsidRPr="000E3967">
        <w:t xml:space="preserve"> </w:t>
      </w:r>
      <w:r w:rsidRPr="000E3967">
        <w:rPr>
          <w:b/>
          <w:bCs/>
        </w:rPr>
        <w:t>0.814</w:t>
      </w:r>
    </w:p>
    <w:p w14:paraId="4252DD4A" w14:textId="77777777" w:rsidR="000E3967" w:rsidRPr="000E3967" w:rsidRDefault="000E3967" w:rsidP="000E3967">
      <w:pPr>
        <w:numPr>
          <w:ilvl w:val="1"/>
          <w:numId w:val="39"/>
        </w:numPr>
      </w:pPr>
      <w:r w:rsidRPr="000E3967">
        <w:t xml:space="preserve">While consistent, it performs worse than both Random Forest and </w:t>
      </w:r>
      <w:proofErr w:type="spellStart"/>
      <w:r w:rsidRPr="000E3967">
        <w:t>XGBoost</w:t>
      </w:r>
      <w:proofErr w:type="spellEnd"/>
      <w:r w:rsidRPr="000E3967">
        <w:t>.</w:t>
      </w:r>
    </w:p>
    <w:p w14:paraId="000033A8" w14:textId="77777777" w:rsidR="000E3967" w:rsidRPr="000E3967" w:rsidRDefault="00000000" w:rsidP="000E3967">
      <w:r>
        <w:pict w14:anchorId="27D60643">
          <v:rect id="_x0000_i1025" style="width:0;height:1.5pt" o:hralign="center" o:hrstd="t" o:hr="t" fillcolor="#a0a0a0" stroked="f"/>
        </w:pict>
      </w:r>
    </w:p>
    <w:p w14:paraId="22CA6A5B" w14:textId="77777777" w:rsidR="000E3967" w:rsidRPr="000E3967" w:rsidRDefault="000E3967" w:rsidP="000E3967">
      <w:pPr>
        <w:rPr>
          <w:b/>
          <w:bCs/>
        </w:rPr>
      </w:pPr>
      <w:r w:rsidRPr="000E3967">
        <w:rPr>
          <w:b/>
          <w:bCs/>
        </w:rPr>
        <w:t>2. Stability of CV F1 Scores (Variance Across Folds)</w:t>
      </w:r>
    </w:p>
    <w:p w14:paraId="4A5EF2FC" w14:textId="77777777" w:rsidR="000E3967" w:rsidRPr="000E3967" w:rsidRDefault="000E3967" w:rsidP="000E3967">
      <w:r w:rsidRPr="000E3967">
        <w:lastRenderedPageBreak/>
        <w:t>Stability across folds is important because it reflects how consistently the model performs across different subsets of the data.</w:t>
      </w:r>
    </w:p>
    <w:p w14:paraId="379C9194" w14:textId="77777777" w:rsidR="000E3967" w:rsidRPr="000E3967" w:rsidRDefault="000E3967" w:rsidP="000E3967">
      <w:pPr>
        <w:numPr>
          <w:ilvl w:val="0"/>
          <w:numId w:val="40"/>
        </w:numPr>
      </w:pPr>
      <w:r w:rsidRPr="000E3967">
        <w:rPr>
          <w:b/>
          <w:bCs/>
        </w:rPr>
        <w:t>Random Forest:</w:t>
      </w:r>
    </w:p>
    <w:p w14:paraId="0C89A10D" w14:textId="77777777" w:rsidR="000E3967" w:rsidRPr="000E3967" w:rsidRDefault="000E3967" w:rsidP="000E3967">
      <w:pPr>
        <w:numPr>
          <w:ilvl w:val="1"/>
          <w:numId w:val="40"/>
        </w:numPr>
      </w:pPr>
      <w:r w:rsidRPr="000E3967">
        <w:t>CV F1 Scores: [0.81398601, 0.82804233, 0.83488682, 0.82471457, 0.81562714]</w:t>
      </w:r>
    </w:p>
    <w:p w14:paraId="16F431BD" w14:textId="77777777" w:rsidR="000E3967" w:rsidRPr="000E3967" w:rsidRDefault="000E3967" w:rsidP="000E3967">
      <w:pPr>
        <w:numPr>
          <w:ilvl w:val="1"/>
          <w:numId w:val="40"/>
        </w:numPr>
      </w:pPr>
      <w:r w:rsidRPr="000E3967">
        <w:t>The scores are stable, with a small range (~0.021), indicating reliable generalization across folds.</w:t>
      </w:r>
    </w:p>
    <w:p w14:paraId="3124D41C" w14:textId="77777777" w:rsidR="000E3967" w:rsidRPr="000E3967" w:rsidRDefault="000E3967" w:rsidP="000E3967">
      <w:pPr>
        <w:numPr>
          <w:ilvl w:val="0"/>
          <w:numId w:val="40"/>
        </w:numPr>
      </w:pPr>
      <w:proofErr w:type="spellStart"/>
      <w:r w:rsidRPr="000E3967">
        <w:rPr>
          <w:b/>
          <w:bCs/>
        </w:rPr>
        <w:t>XGBoost</w:t>
      </w:r>
      <w:proofErr w:type="spellEnd"/>
      <w:r w:rsidRPr="000E3967">
        <w:rPr>
          <w:b/>
          <w:bCs/>
        </w:rPr>
        <w:t>:</w:t>
      </w:r>
    </w:p>
    <w:p w14:paraId="6CEA15B4" w14:textId="77777777" w:rsidR="000E3967" w:rsidRPr="000E3967" w:rsidRDefault="000E3967" w:rsidP="000E3967">
      <w:pPr>
        <w:numPr>
          <w:ilvl w:val="1"/>
          <w:numId w:val="40"/>
        </w:numPr>
      </w:pPr>
      <w:r w:rsidRPr="000E3967">
        <w:t>CV F1 Scores: [0.74403816, 0.90494792, 0.912, 0.89986649, 0.91281374]</w:t>
      </w:r>
    </w:p>
    <w:p w14:paraId="6B4F8AEE" w14:textId="77777777" w:rsidR="000E3967" w:rsidRPr="000E3967" w:rsidRDefault="000E3967" w:rsidP="000E3967">
      <w:pPr>
        <w:numPr>
          <w:ilvl w:val="1"/>
          <w:numId w:val="40"/>
        </w:numPr>
      </w:pPr>
      <w:r w:rsidRPr="000E3967">
        <w:t xml:space="preserve">While the mean F1 score is high, the range is larger (~0.168). This suggests that </w:t>
      </w:r>
      <w:proofErr w:type="spellStart"/>
      <w:r w:rsidRPr="000E3967">
        <w:t>XGBoost</w:t>
      </w:r>
      <w:proofErr w:type="spellEnd"/>
      <w:r w:rsidRPr="000E3967">
        <w:t xml:space="preserve"> might perform inconsistently on some subsets, though its overall performance is still superior.</w:t>
      </w:r>
    </w:p>
    <w:p w14:paraId="6591C611" w14:textId="77777777" w:rsidR="000E3967" w:rsidRPr="000E3967" w:rsidRDefault="000E3967" w:rsidP="000E3967">
      <w:pPr>
        <w:numPr>
          <w:ilvl w:val="0"/>
          <w:numId w:val="40"/>
        </w:numPr>
      </w:pPr>
      <w:r w:rsidRPr="000E3967">
        <w:rPr>
          <w:b/>
          <w:bCs/>
        </w:rPr>
        <w:t>Logistic Regression:</w:t>
      </w:r>
    </w:p>
    <w:p w14:paraId="246872E3" w14:textId="77777777" w:rsidR="000E3967" w:rsidRPr="000E3967" w:rsidRDefault="000E3967" w:rsidP="000E3967">
      <w:pPr>
        <w:numPr>
          <w:ilvl w:val="1"/>
          <w:numId w:val="40"/>
        </w:numPr>
      </w:pPr>
      <w:r w:rsidRPr="000E3967">
        <w:t>CV F1 Scores: [0.78105697, 0.82337992, 0.81735751, 0.81865966, 0.828125]</w:t>
      </w:r>
    </w:p>
    <w:p w14:paraId="560C39D7" w14:textId="77777777" w:rsidR="000E3967" w:rsidRPr="000E3967" w:rsidRDefault="000E3967" w:rsidP="000E3967">
      <w:pPr>
        <w:numPr>
          <w:ilvl w:val="1"/>
          <w:numId w:val="40"/>
        </w:numPr>
      </w:pPr>
      <w:r w:rsidRPr="000E3967">
        <w:t xml:space="preserve">The scores are consistent, with a small range (~0.047), but the overall mean is lower than Random Forest and </w:t>
      </w:r>
      <w:proofErr w:type="spellStart"/>
      <w:r w:rsidRPr="000E3967">
        <w:t>XGBoost</w:t>
      </w:r>
      <w:proofErr w:type="spellEnd"/>
      <w:r w:rsidRPr="000E3967">
        <w:t>.</w:t>
      </w:r>
    </w:p>
    <w:p w14:paraId="2E13E2F8" w14:textId="77777777" w:rsidR="000E3967" w:rsidRPr="000E3967" w:rsidRDefault="00000000" w:rsidP="000E3967">
      <w:r>
        <w:pict w14:anchorId="58BB0644">
          <v:rect id="_x0000_i1026" style="width:0;height:1.5pt" o:hralign="center" o:hrstd="t" o:hr="t" fillcolor="#a0a0a0" stroked="f"/>
        </w:pict>
      </w:r>
    </w:p>
    <w:p w14:paraId="4BF71338" w14:textId="77777777" w:rsidR="000E3967" w:rsidRPr="000E3967" w:rsidRDefault="000E3967" w:rsidP="000E3967">
      <w:pPr>
        <w:rPr>
          <w:b/>
          <w:bCs/>
        </w:rPr>
      </w:pPr>
      <w:r w:rsidRPr="000E3967">
        <w:rPr>
          <w:b/>
          <w:bCs/>
        </w:rPr>
        <w:t>3. Comparing Test Results (Generalization to Unseen Data)</w:t>
      </w:r>
    </w:p>
    <w:p w14:paraId="60A91DFD" w14:textId="77777777" w:rsidR="000E3967" w:rsidRPr="000E3967" w:rsidRDefault="000E3967" w:rsidP="000E3967">
      <w:r w:rsidRPr="000E3967">
        <w:t xml:space="preserve">The </w:t>
      </w:r>
      <w:r w:rsidRPr="000E3967">
        <w:rPr>
          <w:b/>
          <w:bCs/>
        </w:rPr>
        <w:t>test F1 score</w:t>
      </w:r>
      <w:r w:rsidRPr="000E3967">
        <w:t xml:space="preserve"> gives an indication of how well the model performs on unseen data in a single train-test split.</w:t>
      </w:r>
    </w:p>
    <w:p w14:paraId="52F05A29" w14:textId="77777777" w:rsidR="000E3967" w:rsidRPr="000E3967" w:rsidRDefault="000E3967" w:rsidP="000E3967">
      <w:pPr>
        <w:numPr>
          <w:ilvl w:val="0"/>
          <w:numId w:val="41"/>
        </w:numPr>
      </w:pPr>
      <w:r w:rsidRPr="000E3967">
        <w:rPr>
          <w:b/>
          <w:bCs/>
        </w:rPr>
        <w:t>Random Forest:</w:t>
      </w:r>
    </w:p>
    <w:p w14:paraId="69BFBC45" w14:textId="77777777" w:rsidR="000E3967" w:rsidRPr="000E3967" w:rsidRDefault="000E3967" w:rsidP="000E3967">
      <w:pPr>
        <w:numPr>
          <w:ilvl w:val="1"/>
          <w:numId w:val="41"/>
        </w:numPr>
      </w:pPr>
      <w:r w:rsidRPr="000E3967">
        <w:rPr>
          <w:b/>
          <w:bCs/>
        </w:rPr>
        <w:t>Test F1:</w:t>
      </w:r>
      <w:r w:rsidRPr="000E3967">
        <w:t xml:space="preserve"> ~0.610</w:t>
      </w:r>
    </w:p>
    <w:p w14:paraId="7BA69A0D" w14:textId="77777777" w:rsidR="000E3967" w:rsidRPr="000E3967" w:rsidRDefault="000E3967" w:rsidP="000E3967">
      <w:pPr>
        <w:numPr>
          <w:ilvl w:val="1"/>
          <w:numId w:val="41"/>
        </w:numPr>
      </w:pPr>
      <w:r w:rsidRPr="000E3967">
        <w:t xml:space="preserve">Shows moderate generalization but struggles compared to </w:t>
      </w:r>
      <w:proofErr w:type="spellStart"/>
      <w:r w:rsidRPr="000E3967">
        <w:t>XGBoost</w:t>
      </w:r>
      <w:proofErr w:type="spellEnd"/>
      <w:r w:rsidRPr="000E3967">
        <w:t>.</w:t>
      </w:r>
    </w:p>
    <w:p w14:paraId="4170CFA5" w14:textId="77777777" w:rsidR="000E3967" w:rsidRPr="000E3967" w:rsidRDefault="000E3967" w:rsidP="000E3967">
      <w:pPr>
        <w:numPr>
          <w:ilvl w:val="0"/>
          <w:numId w:val="41"/>
        </w:numPr>
      </w:pPr>
      <w:proofErr w:type="spellStart"/>
      <w:r w:rsidRPr="000E3967">
        <w:rPr>
          <w:b/>
          <w:bCs/>
        </w:rPr>
        <w:t>XGBoost</w:t>
      </w:r>
      <w:proofErr w:type="spellEnd"/>
      <w:r w:rsidRPr="000E3967">
        <w:rPr>
          <w:b/>
          <w:bCs/>
        </w:rPr>
        <w:t>:</w:t>
      </w:r>
    </w:p>
    <w:p w14:paraId="1FDACE93" w14:textId="77777777" w:rsidR="000E3967" w:rsidRPr="000E3967" w:rsidRDefault="000E3967" w:rsidP="000E3967">
      <w:pPr>
        <w:numPr>
          <w:ilvl w:val="1"/>
          <w:numId w:val="41"/>
        </w:numPr>
      </w:pPr>
      <w:r w:rsidRPr="000E3967">
        <w:rPr>
          <w:b/>
          <w:bCs/>
        </w:rPr>
        <w:t>Test F1:</w:t>
      </w:r>
      <w:r w:rsidRPr="000E3967">
        <w:t xml:space="preserve"> ~0.659</w:t>
      </w:r>
    </w:p>
    <w:p w14:paraId="2833AAE1" w14:textId="77777777" w:rsidR="000E3967" w:rsidRPr="000E3967" w:rsidRDefault="000E3967" w:rsidP="000E3967">
      <w:pPr>
        <w:numPr>
          <w:ilvl w:val="1"/>
          <w:numId w:val="41"/>
        </w:numPr>
      </w:pPr>
      <w:r w:rsidRPr="000E3967">
        <w:t>Outperforms Random Forest and Logistic Regression in test F1, demonstrating better generalization.</w:t>
      </w:r>
    </w:p>
    <w:p w14:paraId="612F4C88" w14:textId="77777777" w:rsidR="000E3967" w:rsidRPr="000E3967" w:rsidRDefault="000E3967" w:rsidP="000E3967">
      <w:pPr>
        <w:numPr>
          <w:ilvl w:val="0"/>
          <w:numId w:val="41"/>
        </w:numPr>
      </w:pPr>
      <w:r w:rsidRPr="000E3967">
        <w:rPr>
          <w:b/>
          <w:bCs/>
        </w:rPr>
        <w:t>Logistic Regression:</w:t>
      </w:r>
    </w:p>
    <w:p w14:paraId="6E97F297" w14:textId="77777777" w:rsidR="000E3967" w:rsidRPr="000E3967" w:rsidRDefault="000E3967" w:rsidP="000E3967">
      <w:pPr>
        <w:numPr>
          <w:ilvl w:val="1"/>
          <w:numId w:val="41"/>
        </w:numPr>
      </w:pPr>
      <w:r w:rsidRPr="000E3967">
        <w:rPr>
          <w:b/>
          <w:bCs/>
        </w:rPr>
        <w:t>Test F1:</w:t>
      </w:r>
      <w:r w:rsidRPr="000E3967">
        <w:t xml:space="preserve"> 0.540</w:t>
      </w:r>
    </w:p>
    <w:p w14:paraId="56428E5B" w14:textId="77777777" w:rsidR="000E3967" w:rsidRPr="000E3967" w:rsidRDefault="000E3967" w:rsidP="000E3967">
      <w:pPr>
        <w:numPr>
          <w:ilvl w:val="1"/>
          <w:numId w:val="41"/>
        </w:numPr>
      </w:pPr>
      <w:r w:rsidRPr="000E3967">
        <w:t>Performs the worst on the test set, indicating poor generalization.</w:t>
      </w:r>
    </w:p>
    <w:p w14:paraId="525C0A81" w14:textId="77777777" w:rsidR="000E3967" w:rsidRPr="000E3967" w:rsidRDefault="00000000" w:rsidP="000E3967">
      <w:r>
        <w:pict w14:anchorId="19EC34F3">
          <v:rect id="_x0000_i1027" style="width:0;height:1.5pt" o:hralign="center" o:hrstd="t" o:hr="t" fillcolor="#a0a0a0" stroked="f"/>
        </w:pict>
      </w:r>
    </w:p>
    <w:p w14:paraId="300BE1B6" w14:textId="77777777" w:rsidR="000E3967" w:rsidRPr="000E3967" w:rsidRDefault="000E3967" w:rsidP="000E3967">
      <w:pPr>
        <w:rPr>
          <w:b/>
          <w:bCs/>
        </w:rPr>
      </w:pPr>
      <w:r w:rsidRPr="000E3967">
        <w:rPr>
          <w:b/>
          <w:bCs/>
        </w:rPr>
        <w:lastRenderedPageBreak/>
        <w:t>4. ROC AUC Comparison (Ranking Ability)</w:t>
      </w:r>
    </w:p>
    <w:p w14:paraId="52DEDDB4" w14:textId="77777777" w:rsidR="000E3967" w:rsidRPr="000E3967" w:rsidRDefault="000E3967" w:rsidP="000E3967">
      <w:r w:rsidRPr="000E3967">
        <w:t xml:space="preserve">The </w:t>
      </w:r>
      <w:r w:rsidRPr="000E3967">
        <w:rPr>
          <w:b/>
          <w:bCs/>
        </w:rPr>
        <w:t>ROC AUC</w:t>
      </w:r>
      <w:r w:rsidRPr="000E3967">
        <w:t xml:space="preserve"> score measures the model's ability to distinguish between classes (ranking predictions). While not as critical as F1 in this specific case, it provides complementary information.</w:t>
      </w:r>
    </w:p>
    <w:p w14:paraId="4AEC3362" w14:textId="77777777" w:rsidR="000E3967" w:rsidRPr="000E3967" w:rsidRDefault="000E3967" w:rsidP="000E3967">
      <w:pPr>
        <w:numPr>
          <w:ilvl w:val="0"/>
          <w:numId w:val="42"/>
        </w:numPr>
      </w:pPr>
      <w:r w:rsidRPr="000E3967">
        <w:rPr>
          <w:b/>
          <w:bCs/>
        </w:rPr>
        <w:t>Random Forest:</w:t>
      </w:r>
    </w:p>
    <w:p w14:paraId="627C0D24" w14:textId="77777777" w:rsidR="000E3967" w:rsidRPr="000E3967" w:rsidRDefault="000E3967" w:rsidP="000E3967">
      <w:pPr>
        <w:numPr>
          <w:ilvl w:val="1"/>
          <w:numId w:val="42"/>
        </w:numPr>
      </w:pPr>
      <w:r w:rsidRPr="000E3967">
        <w:rPr>
          <w:b/>
          <w:bCs/>
        </w:rPr>
        <w:t>Test ROC AUC:</w:t>
      </w:r>
      <w:r w:rsidRPr="000E3967">
        <w:t xml:space="preserve"> ~0.870</w:t>
      </w:r>
    </w:p>
    <w:p w14:paraId="4C11166A" w14:textId="77777777" w:rsidR="000E3967" w:rsidRPr="000E3967" w:rsidRDefault="000E3967" w:rsidP="000E3967">
      <w:pPr>
        <w:numPr>
          <w:ilvl w:val="1"/>
          <w:numId w:val="42"/>
        </w:numPr>
      </w:pPr>
      <w:r w:rsidRPr="000E3967">
        <w:t xml:space="preserve">Good ranking ability but lower than </w:t>
      </w:r>
      <w:proofErr w:type="spellStart"/>
      <w:r w:rsidRPr="000E3967">
        <w:t>XGBoost</w:t>
      </w:r>
      <w:proofErr w:type="spellEnd"/>
      <w:r w:rsidRPr="000E3967">
        <w:t>.</w:t>
      </w:r>
    </w:p>
    <w:p w14:paraId="4695AF68" w14:textId="77777777" w:rsidR="000E3967" w:rsidRPr="000E3967" w:rsidRDefault="000E3967" w:rsidP="000E3967">
      <w:pPr>
        <w:numPr>
          <w:ilvl w:val="0"/>
          <w:numId w:val="42"/>
        </w:numPr>
      </w:pPr>
      <w:proofErr w:type="spellStart"/>
      <w:r w:rsidRPr="000E3967">
        <w:rPr>
          <w:b/>
          <w:bCs/>
        </w:rPr>
        <w:t>XGBoost</w:t>
      </w:r>
      <w:proofErr w:type="spellEnd"/>
      <w:r w:rsidRPr="000E3967">
        <w:rPr>
          <w:b/>
          <w:bCs/>
        </w:rPr>
        <w:t>:</w:t>
      </w:r>
    </w:p>
    <w:p w14:paraId="77770CE2" w14:textId="77777777" w:rsidR="000E3967" w:rsidRPr="000E3967" w:rsidRDefault="000E3967" w:rsidP="000E3967">
      <w:pPr>
        <w:numPr>
          <w:ilvl w:val="1"/>
          <w:numId w:val="42"/>
        </w:numPr>
      </w:pPr>
      <w:r w:rsidRPr="000E3967">
        <w:rPr>
          <w:b/>
          <w:bCs/>
        </w:rPr>
        <w:t>Test ROC AUC:</w:t>
      </w:r>
      <w:r w:rsidRPr="000E3967">
        <w:t xml:space="preserve"> ~0.900</w:t>
      </w:r>
    </w:p>
    <w:p w14:paraId="2D362DB8" w14:textId="77777777" w:rsidR="000E3967" w:rsidRPr="000E3967" w:rsidRDefault="000E3967" w:rsidP="000E3967">
      <w:pPr>
        <w:numPr>
          <w:ilvl w:val="1"/>
          <w:numId w:val="42"/>
        </w:numPr>
      </w:pPr>
      <w:r w:rsidRPr="000E3967">
        <w:t>Best ranking ability across all models.</w:t>
      </w:r>
    </w:p>
    <w:p w14:paraId="1284A9D0" w14:textId="77777777" w:rsidR="000E3967" w:rsidRPr="000E3967" w:rsidRDefault="000E3967" w:rsidP="000E3967">
      <w:pPr>
        <w:numPr>
          <w:ilvl w:val="0"/>
          <w:numId w:val="42"/>
        </w:numPr>
      </w:pPr>
      <w:r w:rsidRPr="000E3967">
        <w:rPr>
          <w:b/>
          <w:bCs/>
        </w:rPr>
        <w:t>Logistic Regression:</w:t>
      </w:r>
    </w:p>
    <w:p w14:paraId="06734C5C" w14:textId="77777777" w:rsidR="000E3967" w:rsidRPr="000E3967" w:rsidRDefault="000E3967" w:rsidP="000E3967">
      <w:pPr>
        <w:numPr>
          <w:ilvl w:val="1"/>
          <w:numId w:val="42"/>
        </w:numPr>
      </w:pPr>
      <w:r w:rsidRPr="000E3967">
        <w:rPr>
          <w:b/>
          <w:bCs/>
        </w:rPr>
        <w:t>Test ROC AUC:</w:t>
      </w:r>
      <w:r w:rsidRPr="000E3967">
        <w:t xml:space="preserve"> ~0.852</w:t>
      </w:r>
    </w:p>
    <w:p w14:paraId="104516F4" w14:textId="77777777" w:rsidR="000E3967" w:rsidRPr="000E3967" w:rsidRDefault="000E3967" w:rsidP="000E3967">
      <w:pPr>
        <w:numPr>
          <w:ilvl w:val="1"/>
          <w:numId w:val="42"/>
        </w:numPr>
      </w:pPr>
      <w:r w:rsidRPr="000E3967">
        <w:t>Performs the worst in terms of ranking ability.</w:t>
      </w:r>
    </w:p>
    <w:p w14:paraId="458E4497" w14:textId="77777777" w:rsidR="000E3967" w:rsidRPr="000E3967" w:rsidRDefault="00000000" w:rsidP="000E3967">
      <w:r>
        <w:pict w14:anchorId="15B80461">
          <v:rect id="_x0000_i1028" style="width:0;height:1.5pt" o:hralign="center" o:hrstd="t" o:hr="t" fillcolor="#a0a0a0" stroked="f"/>
        </w:pict>
      </w:r>
    </w:p>
    <w:p w14:paraId="7DEA264D" w14:textId="77777777" w:rsidR="000E3967" w:rsidRPr="000E3967" w:rsidRDefault="000E3967" w:rsidP="000E3967">
      <w:pPr>
        <w:rPr>
          <w:b/>
          <w:bCs/>
        </w:rPr>
      </w:pPr>
      <w:r w:rsidRPr="000E3967">
        <w:rPr>
          <w:b/>
          <w:bCs/>
        </w:rPr>
        <w:t>5. Final Recommendation</w:t>
      </w:r>
    </w:p>
    <w:p w14:paraId="1ACC42D3" w14:textId="77777777" w:rsidR="000E3967" w:rsidRPr="000E3967" w:rsidRDefault="000E3967" w:rsidP="000E3967">
      <w:r w:rsidRPr="000E3967">
        <w:t xml:space="preserve">Based on the comparison of </w:t>
      </w:r>
      <w:r w:rsidRPr="000E3967">
        <w:rPr>
          <w:b/>
          <w:bCs/>
        </w:rPr>
        <w:t>5-Fold Cross-Validation Mean F1 Scores</w:t>
      </w:r>
      <w:r w:rsidRPr="000E3967">
        <w:t xml:space="preserve">, </w:t>
      </w:r>
      <w:r w:rsidRPr="000E3967">
        <w:rPr>
          <w:b/>
          <w:bCs/>
        </w:rPr>
        <w:t>Test F1 Scores</w:t>
      </w:r>
      <w:r w:rsidRPr="000E3967">
        <w:t xml:space="preserve">, and </w:t>
      </w:r>
      <w:r w:rsidRPr="000E3967">
        <w:rPr>
          <w:b/>
          <w:bCs/>
        </w:rPr>
        <w:t>ROC AUC</w:t>
      </w:r>
      <w:r w:rsidRPr="000E3967">
        <w:t>, here is the ranking of the models:</w:t>
      </w:r>
    </w:p>
    <w:p w14:paraId="292C4D07" w14:textId="77777777" w:rsidR="000E3967" w:rsidRPr="000E3967" w:rsidRDefault="000E3967" w:rsidP="000E3967">
      <w:pPr>
        <w:rPr>
          <w:b/>
          <w:bCs/>
        </w:rPr>
      </w:pPr>
      <w:r w:rsidRPr="000E3967">
        <w:rPr>
          <w:b/>
          <w:bCs/>
        </w:rPr>
        <w:t xml:space="preserve">Best Model: </w:t>
      </w:r>
      <w:proofErr w:type="spellStart"/>
      <w:r w:rsidRPr="000E3967">
        <w:rPr>
          <w:b/>
          <w:bCs/>
        </w:rPr>
        <w:t>XGBoost</w:t>
      </w:r>
      <w:proofErr w:type="spellEnd"/>
      <w:r w:rsidRPr="000E3967">
        <w:rPr>
          <w:b/>
          <w:bCs/>
        </w:rPr>
        <w:t xml:space="preserve"> (Retuned, Top 10 Features)</w:t>
      </w:r>
    </w:p>
    <w:p w14:paraId="2393DE1C" w14:textId="77777777" w:rsidR="000E3967" w:rsidRPr="000E3967" w:rsidRDefault="000E3967" w:rsidP="000E3967">
      <w:pPr>
        <w:numPr>
          <w:ilvl w:val="0"/>
          <w:numId w:val="43"/>
        </w:numPr>
      </w:pPr>
      <w:r w:rsidRPr="000E3967">
        <w:rPr>
          <w:b/>
          <w:bCs/>
        </w:rPr>
        <w:t>Reasons:</w:t>
      </w:r>
      <w:r w:rsidRPr="000E3967">
        <w:t xml:space="preserve"> </w:t>
      </w:r>
    </w:p>
    <w:p w14:paraId="7ABCA678" w14:textId="77777777" w:rsidR="000E3967" w:rsidRPr="000E3967" w:rsidRDefault="000E3967" w:rsidP="000E3967">
      <w:pPr>
        <w:numPr>
          <w:ilvl w:val="1"/>
          <w:numId w:val="43"/>
        </w:numPr>
      </w:pPr>
      <w:r w:rsidRPr="000E3967">
        <w:t xml:space="preserve">Highest </w:t>
      </w:r>
      <w:r w:rsidRPr="000E3967">
        <w:rPr>
          <w:b/>
          <w:bCs/>
        </w:rPr>
        <w:t>Mean CV F1 Score</w:t>
      </w:r>
      <w:r w:rsidRPr="000E3967">
        <w:t>: 0.875 (best generalization performance).</w:t>
      </w:r>
    </w:p>
    <w:p w14:paraId="324B42AE" w14:textId="77777777" w:rsidR="000E3967" w:rsidRPr="000E3967" w:rsidRDefault="000E3967" w:rsidP="000E3967">
      <w:pPr>
        <w:numPr>
          <w:ilvl w:val="1"/>
          <w:numId w:val="43"/>
        </w:numPr>
      </w:pPr>
      <w:r w:rsidRPr="000E3967">
        <w:t xml:space="preserve">Highest </w:t>
      </w:r>
      <w:r w:rsidRPr="000E3967">
        <w:rPr>
          <w:b/>
          <w:bCs/>
        </w:rPr>
        <w:t>Test F1 Score</w:t>
      </w:r>
      <w:r w:rsidRPr="000E3967">
        <w:t>: ~0.659.</w:t>
      </w:r>
    </w:p>
    <w:p w14:paraId="0C49D512" w14:textId="77777777" w:rsidR="000E3967" w:rsidRPr="000E3967" w:rsidRDefault="000E3967" w:rsidP="000E3967">
      <w:pPr>
        <w:numPr>
          <w:ilvl w:val="1"/>
          <w:numId w:val="43"/>
        </w:numPr>
      </w:pPr>
      <w:r w:rsidRPr="000E3967">
        <w:t xml:space="preserve">Highest </w:t>
      </w:r>
      <w:r w:rsidRPr="000E3967">
        <w:rPr>
          <w:b/>
          <w:bCs/>
        </w:rPr>
        <w:t>Test ROC AUC</w:t>
      </w:r>
      <w:r w:rsidRPr="000E3967">
        <w:t>: ~0.900.</w:t>
      </w:r>
    </w:p>
    <w:p w14:paraId="077FCE70" w14:textId="77777777" w:rsidR="000E3967" w:rsidRPr="000E3967" w:rsidRDefault="000E3967" w:rsidP="000E3967">
      <w:pPr>
        <w:numPr>
          <w:ilvl w:val="1"/>
          <w:numId w:val="43"/>
        </w:numPr>
      </w:pPr>
      <w:r w:rsidRPr="000E3967">
        <w:t>While it has some variance across CV folds, it still outperforms the other models overall.</w:t>
      </w:r>
    </w:p>
    <w:p w14:paraId="4D1F4952" w14:textId="77777777" w:rsidR="000E3967" w:rsidRPr="000E3967" w:rsidRDefault="000E3967" w:rsidP="000E3967">
      <w:pPr>
        <w:rPr>
          <w:b/>
          <w:bCs/>
        </w:rPr>
      </w:pPr>
      <w:r w:rsidRPr="000E3967">
        <w:rPr>
          <w:b/>
          <w:bCs/>
        </w:rPr>
        <w:t>Second Best: Random Forest (Top 10 Features)</w:t>
      </w:r>
    </w:p>
    <w:p w14:paraId="444CB631" w14:textId="77777777" w:rsidR="000E3967" w:rsidRPr="000E3967" w:rsidRDefault="000E3967" w:rsidP="000E3967">
      <w:pPr>
        <w:numPr>
          <w:ilvl w:val="0"/>
          <w:numId w:val="44"/>
        </w:numPr>
      </w:pPr>
      <w:r w:rsidRPr="000E3967">
        <w:rPr>
          <w:b/>
          <w:bCs/>
        </w:rPr>
        <w:t>Reasons:</w:t>
      </w:r>
      <w:r w:rsidRPr="000E3967">
        <w:t xml:space="preserve"> </w:t>
      </w:r>
    </w:p>
    <w:p w14:paraId="4DF642C0" w14:textId="77777777" w:rsidR="000E3967" w:rsidRPr="000E3967" w:rsidRDefault="000E3967" w:rsidP="000E3967">
      <w:pPr>
        <w:numPr>
          <w:ilvl w:val="1"/>
          <w:numId w:val="44"/>
        </w:numPr>
      </w:pPr>
      <w:r w:rsidRPr="000E3967">
        <w:t xml:space="preserve">Mean CV F1 Score: 0.823 (good generalization but lower than </w:t>
      </w:r>
      <w:proofErr w:type="spellStart"/>
      <w:r w:rsidRPr="000E3967">
        <w:t>XGBoost</w:t>
      </w:r>
      <w:proofErr w:type="spellEnd"/>
      <w:r w:rsidRPr="000E3967">
        <w:t>).</w:t>
      </w:r>
    </w:p>
    <w:p w14:paraId="7B6BAE7E" w14:textId="77777777" w:rsidR="000E3967" w:rsidRPr="000E3967" w:rsidRDefault="000E3967" w:rsidP="000E3967">
      <w:pPr>
        <w:numPr>
          <w:ilvl w:val="1"/>
          <w:numId w:val="44"/>
        </w:numPr>
      </w:pPr>
      <w:r w:rsidRPr="000E3967">
        <w:t xml:space="preserve">Test F1 Score: ~0.610 (lower than </w:t>
      </w:r>
      <w:proofErr w:type="spellStart"/>
      <w:r w:rsidRPr="000E3967">
        <w:t>XGBoost</w:t>
      </w:r>
      <w:proofErr w:type="spellEnd"/>
      <w:r w:rsidRPr="000E3967">
        <w:t>).</w:t>
      </w:r>
    </w:p>
    <w:p w14:paraId="6D120371" w14:textId="77777777" w:rsidR="000E3967" w:rsidRPr="000E3967" w:rsidRDefault="000E3967" w:rsidP="000E3967">
      <w:pPr>
        <w:numPr>
          <w:ilvl w:val="1"/>
          <w:numId w:val="44"/>
        </w:numPr>
      </w:pPr>
      <w:r w:rsidRPr="000E3967">
        <w:t>Test ROC AUC: ~0.870.</w:t>
      </w:r>
    </w:p>
    <w:p w14:paraId="671B0700" w14:textId="77777777" w:rsidR="000E3967" w:rsidRPr="000E3967" w:rsidRDefault="000E3967" w:rsidP="000E3967">
      <w:pPr>
        <w:rPr>
          <w:b/>
          <w:bCs/>
        </w:rPr>
      </w:pPr>
      <w:r w:rsidRPr="000E3967">
        <w:rPr>
          <w:b/>
          <w:bCs/>
        </w:rPr>
        <w:t>Third Place: Logistic Regression (Retuned, Top 10 Features)</w:t>
      </w:r>
    </w:p>
    <w:p w14:paraId="12E87C12" w14:textId="77777777" w:rsidR="000E3967" w:rsidRPr="000E3967" w:rsidRDefault="000E3967" w:rsidP="000E3967">
      <w:pPr>
        <w:numPr>
          <w:ilvl w:val="0"/>
          <w:numId w:val="45"/>
        </w:numPr>
      </w:pPr>
      <w:r w:rsidRPr="000E3967">
        <w:rPr>
          <w:b/>
          <w:bCs/>
        </w:rPr>
        <w:lastRenderedPageBreak/>
        <w:t>Reasons:</w:t>
      </w:r>
      <w:r w:rsidRPr="000E3967">
        <w:t xml:space="preserve"> </w:t>
      </w:r>
    </w:p>
    <w:p w14:paraId="7BEC75AF" w14:textId="77777777" w:rsidR="000E3967" w:rsidRPr="000E3967" w:rsidRDefault="000E3967" w:rsidP="000E3967">
      <w:pPr>
        <w:numPr>
          <w:ilvl w:val="1"/>
          <w:numId w:val="45"/>
        </w:numPr>
      </w:pPr>
      <w:r w:rsidRPr="000E3967">
        <w:t>Mean CV F1 Score: 0.814 (lowest among the three models).</w:t>
      </w:r>
    </w:p>
    <w:p w14:paraId="396BAECA" w14:textId="77777777" w:rsidR="000E3967" w:rsidRPr="000E3967" w:rsidRDefault="000E3967" w:rsidP="000E3967">
      <w:pPr>
        <w:numPr>
          <w:ilvl w:val="1"/>
          <w:numId w:val="45"/>
        </w:numPr>
      </w:pPr>
      <w:r w:rsidRPr="000E3967">
        <w:t>Test F1 Score: 0.540 (worst performance on unseen data).</w:t>
      </w:r>
    </w:p>
    <w:p w14:paraId="731D4ABB" w14:textId="77777777" w:rsidR="000E3967" w:rsidRPr="000E3967" w:rsidRDefault="000E3967" w:rsidP="000E3967">
      <w:pPr>
        <w:numPr>
          <w:ilvl w:val="1"/>
          <w:numId w:val="45"/>
        </w:numPr>
      </w:pPr>
      <w:r w:rsidRPr="000E3967">
        <w:t>Test ROC AUC: ~0.852 (lowest ranking ability).</w:t>
      </w:r>
    </w:p>
    <w:p w14:paraId="45C8CF7C" w14:textId="77777777" w:rsidR="000E3967" w:rsidRPr="000E3967" w:rsidRDefault="00000000" w:rsidP="000E3967">
      <w:r>
        <w:pict w14:anchorId="4F8CB642">
          <v:rect id="_x0000_i1029" style="width:0;height:1.5pt" o:hralign="center" o:hrstd="t" o:hr="t" fillcolor="#a0a0a0" stroked="f"/>
        </w:pict>
      </w:r>
    </w:p>
    <w:p w14:paraId="43CCA316" w14:textId="77777777" w:rsidR="000E3967" w:rsidRPr="000E3967" w:rsidRDefault="000E3967" w:rsidP="000E3967">
      <w:pPr>
        <w:rPr>
          <w:b/>
          <w:bCs/>
        </w:rPr>
      </w:pPr>
      <w:r w:rsidRPr="000E3967">
        <w:rPr>
          <w:b/>
          <w:bCs/>
        </w:rPr>
        <w:t>Conclusion:</w:t>
      </w:r>
    </w:p>
    <w:p w14:paraId="1C995112" w14:textId="30F40FB3" w:rsidR="000E3967" w:rsidRDefault="000E3967" w:rsidP="000E3967">
      <w:proofErr w:type="spellStart"/>
      <w:r w:rsidRPr="000E3967">
        <w:rPr>
          <w:b/>
          <w:bCs/>
        </w:rPr>
        <w:t>XGBoost</w:t>
      </w:r>
      <w:proofErr w:type="spellEnd"/>
      <w:r w:rsidRPr="000E3967">
        <w:rPr>
          <w:b/>
          <w:bCs/>
        </w:rPr>
        <w:t xml:space="preserve"> (Retuned, Top 10 Features)</w:t>
      </w:r>
      <w:r w:rsidRPr="000E3967">
        <w:t xml:space="preserve"> is the best model, as it consistently achieves the highest F1 scores and ROC AUC on both cross-validation and test datasets. While Random Forest is stable and reliable, it doesn't quite match </w:t>
      </w:r>
      <w:proofErr w:type="spellStart"/>
      <w:r w:rsidRPr="000E3967">
        <w:t>XGBoost's</w:t>
      </w:r>
      <w:proofErr w:type="spellEnd"/>
      <w:r w:rsidRPr="000E3967">
        <w:t xml:space="preserve"> performance. Logistic Regression lags behind, making it the least suitable for this problem.</w:t>
      </w:r>
    </w:p>
    <w:p w14:paraId="05B3837C" w14:textId="77777777" w:rsidR="00DE7BE0" w:rsidRDefault="00DE7BE0" w:rsidP="000E3967"/>
    <w:p w14:paraId="208206BE" w14:textId="77777777" w:rsidR="00DE7BE0" w:rsidRPr="00A3290E" w:rsidRDefault="00DE7BE0" w:rsidP="00DE7BE0">
      <w:r w:rsidRPr="00A3290E">
        <w:t>Potential Reasons</w:t>
      </w:r>
    </w:p>
    <w:p w14:paraId="37495B06" w14:textId="77777777" w:rsidR="00DE7BE0" w:rsidRPr="00A3290E" w:rsidRDefault="00DE7BE0" w:rsidP="00DE7BE0">
      <w:pPr>
        <w:numPr>
          <w:ilvl w:val="0"/>
          <w:numId w:val="17"/>
        </w:numPr>
      </w:pPr>
      <w:r w:rsidRPr="00A3290E">
        <w:t>Model Performance Variations:</w:t>
      </w:r>
    </w:p>
    <w:p w14:paraId="1435D145" w14:textId="77777777" w:rsidR="00DE7BE0" w:rsidRPr="00A3290E" w:rsidRDefault="00DE7BE0" w:rsidP="00DE7BE0">
      <w:pPr>
        <w:numPr>
          <w:ilvl w:val="1"/>
          <w:numId w:val="17"/>
        </w:numPr>
      </w:pPr>
      <w:proofErr w:type="spellStart"/>
      <w:r w:rsidRPr="00A3290E">
        <w:t>XGBoost</w:t>
      </w:r>
      <w:proofErr w:type="spellEnd"/>
      <w:r w:rsidRPr="00A3290E">
        <w:t xml:space="preserve"> Success: Its gradient boosting framework and regularization (</w:t>
      </w:r>
      <w:proofErr w:type="spellStart"/>
      <w:r w:rsidRPr="00A3290E">
        <w:t>reg_lambda</w:t>
      </w:r>
      <w:proofErr w:type="spellEnd"/>
      <w:r w:rsidRPr="00A3290E">
        <w:t xml:space="preserve">) handled the imbalanced dataset effectively, leveraging SMOTE-balanced training data (X_train_bal.csv). Top 10 feature selection reduced overfitting, focusing on high-impact predictors like </w:t>
      </w:r>
      <w:r>
        <w:t>Complain</w:t>
      </w:r>
      <w:r w:rsidRPr="00A3290E">
        <w:t>.</w:t>
      </w:r>
    </w:p>
    <w:p w14:paraId="6FAA009B" w14:textId="77777777" w:rsidR="00DE7BE0" w:rsidRPr="00A3290E" w:rsidRDefault="00DE7BE0" w:rsidP="00DE7BE0">
      <w:pPr>
        <w:numPr>
          <w:ilvl w:val="1"/>
          <w:numId w:val="17"/>
        </w:numPr>
      </w:pPr>
      <w:r w:rsidRPr="00A3290E">
        <w:t>Logistic Regression Overfitting: The linear model struggled with non-linear relationships and SMOTE’s synthetic samples, inflating train F1 (0.845). Limited feature interactions and sensitivity to imbalance in the test set (~20% churn) reduced test F1 (0.560).</w:t>
      </w:r>
    </w:p>
    <w:p w14:paraId="67E63184" w14:textId="77777777" w:rsidR="00DE7BE0" w:rsidRPr="00A3290E" w:rsidRDefault="00DE7BE0" w:rsidP="00DE7BE0">
      <w:pPr>
        <w:numPr>
          <w:ilvl w:val="1"/>
          <w:numId w:val="17"/>
        </w:numPr>
      </w:pPr>
      <w:r w:rsidRPr="00A3290E">
        <w:t xml:space="preserve">Random Forest Potential: Ensemble averaging and random feature sampling likely reduced overfitting (F1 gap: 0.067), balancing performance between </w:t>
      </w:r>
      <w:proofErr w:type="spellStart"/>
      <w:r w:rsidRPr="00A3290E">
        <w:t>XGBoost’s</w:t>
      </w:r>
      <w:proofErr w:type="spellEnd"/>
      <w:r w:rsidRPr="00A3290E">
        <w:t xml:space="preserve"> complexity and Logistic Regression’s simplicity.</w:t>
      </w:r>
    </w:p>
    <w:p w14:paraId="7C7B9DB2" w14:textId="77777777" w:rsidR="000E3967" w:rsidRDefault="000E3967" w:rsidP="000E3967"/>
    <w:p w14:paraId="4F2ECC3B" w14:textId="77777777" w:rsidR="00FA14DF" w:rsidRPr="00A3290E" w:rsidRDefault="00FA14DF" w:rsidP="00FA14DF">
      <w:pPr>
        <w:numPr>
          <w:ilvl w:val="0"/>
          <w:numId w:val="17"/>
        </w:numPr>
      </w:pPr>
      <w:r w:rsidRPr="00A3290E">
        <w:t>Feature Importance Drivers:</w:t>
      </w:r>
    </w:p>
    <w:p w14:paraId="515DDAFC" w14:textId="77777777" w:rsidR="00FA14DF" w:rsidRPr="00A3290E" w:rsidRDefault="00FA14DF" w:rsidP="00FA14DF">
      <w:pPr>
        <w:numPr>
          <w:ilvl w:val="1"/>
          <w:numId w:val="17"/>
        </w:numPr>
      </w:pPr>
      <w:r w:rsidRPr="00A3290E">
        <w:t xml:space="preserve">Behavioral Features: Low </w:t>
      </w:r>
      <w:proofErr w:type="spellStart"/>
      <w:r w:rsidRPr="00A3290E">
        <w:t>SatisfactionScore</w:t>
      </w:r>
      <w:proofErr w:type="spellEnd"/>
      <w:r w:rsidRPr="00A3290E">
        <w:t xml:space="preserve"> and high Complain reflect poor customer experience, directly increasing churn likelihood. These features capture sentiment and service issues, critical in e-commerce.</w:t>
      </w:r>
    </w:p>
    <w:p w14:paraId="18A6D070" w14:textId="77777777" w:rsidR="00FA14DF" w:rsidRPr="00A3290E" w:rsidRDefault="00FA14DF" w:rsidP="00FA14DF">
      <w:pPr>
        <w:numPr>
          <w:ilvl w:val="1"/>
          <w:numId w:val="17"/>
        </w:numPr>
      </w:pPr>
      <w:r w:rsidRPr="00A3290E">
        <w:t>Tenure: Short-tenure customers lack loyalty, making them prone to churn, especially if dissatisfied early.</w:t>
      </w:r>
    </w:p>
    <w:p w14:paraId="09A04314" w14:textId="77777777" w:rsidR="00FA14DF" w:rsidRPr="00A3290E" w:rsidRDefault="00FA14DF" w:rsidP="00FA14DF">
      <w:pPr>
        <w:numPr>
          <w:ilvl w:val="1"/>
          <w:numId w:val="17"/>
        </w:numPr>
      </w:pPr>
      <w:proofErr w:type="spellStart"/>
      <w:r w:rsidRPr="00A3290E">
        <w:t>CashbackAmount</w:t>
      </w:r>
      <w:proofErr w:type="spellEnd"/>
      <w:r w:rsidRPr="00A3290E">
        <w:t>: Higher cashbacks incentivize retention, explaining its negative association with churn.</w:t>
      </w:r>
    </w:p>
    <w:p w14:paraId="643A035F" w14:textId="77777777" w:rsidR="00FA14DF" w:rsidRPr="00A3290E" w:rsidRDefault="00FA14DF" w:rsidP="00FA14DF">
      <w:pPr>
        <w:numPr>
          <w:ilvl w:val="0"/>
          <w:numId w:val="17"/>
        </w:numPr>
      </w:pPr>
      <w:r w:rsidRPr="00A3290E">
        <w:lastRenderedPageBreak/>
        <w:t>Churn Patterns:</w:t>
      </w:r>
    </w:p>
    <w:p w14:paraId="20A03AB1" w14:textId="5ADDA15B" w:rsidR="00FA14DF" w:rsidRPr="00A3290E" w:rsidRDefault="004D6D00" w:rsidP="00FA14DF">
      <w:pPr>
        <w:numPr>
          <w:ilvl w:val="1"/>
          <w:numId w:val="17"/>
        </w:numPr>
      </w:pPr>
      <w:r>
        <w:t>Complain:</w:t>
      </w:r>
      <w:r w:rsidR="00FA14DF" w:rsidRPr="00A3290E">
        <w:t xml:space="preserve"> </w:t>
      </w:r>
      <w:r w:rsidR="00DE7BE0">
        <w:t>High Complain</w:t>
      </w:r>
      <w:r w:rsidR="00FA14DF" w:rsidRPr="00A3290E">
        <w:t xml:space="preserve"> signal unresolved issues (e.g., delivery delays, product quality), driving churn.</w:t>
      </w:r>
    </w:p>
    <w:p w14:paraId="3DF85059" w14:textId="30CB3AE1" w:rsidR="00FA14DF" w:rsidRPr="00A3290E" w:rsidRDefault="00FA14DF" w:rsidP="00FA14DF">
      <w:pPr>
        <w:numPr>
          <w:ilvl w:val="1"/>
          <w:numId w:val="17"/>
        </w:numPr>
      </w:pPr>
      <w:proofErr w:type="spellStart"/>
      <w:r w:rsidRPr="00A3290E">
        <w:t>MaritalStatus_</w:t>
      </w:r>
      <w:r w:rsidR="00DE7BE0">
        <w:t>Single</w:t>
      </w:r>
      <w:proofErr w:type="spellEnd"/>
      <w:r w:rsidRPr="00A3290E">
        <w:t>: Demographic stressors (e.g., financial strain) may reduce platform engagement.</w:t>
      </w:r>
    </w:p>
    <w:p w14:paraId="7A2F3B13" w14:textId="77777777" w:rsidR="00FA14DF" w:rsidRDefault="00FA14DF" w:rsidP="00FA14DF">
      <w:pPr>
        <w:numPr>
          <w:ilvl w:val="1"/>
          <w:numId w:val="17"/>
        </w:numPr>
      </w:pPr>
      <w:r w:rsidRPr="00A3290E">
        <w:t>Tenure: New customers face onboarding challenges or unmet expectations, increasing early churn.</w:t>
      </w:r>
    </w:p>
    <w:p w14:paraId="2C84E8F6" w14:textId="09801F77" w:rsidR="00DE7BE0" w:rsidRPr="00A3290E" w:rsidRDefault="00DE7BE0" w:rsidP="00FA14DF">
      <w:pPr>
        <w:numPr>
          <w:ilvl w:val="1"/>
          <w:numId w:val="17"/>
        </w:numPr>
      </w:pPr>
      <w:r>
        <w:t>I</w:t>
      </w:r>
      <w:r w:rsidRPr="00A3290E">
        <w:t>nsight: High-risk segments include new, dissatisfied, guiding retention strategies.</w:t>
      </w:r>
    </w:p>
    <w:p w14:paraId="454AC4B1" w14:textId="77777777" w:rsidR="00FA14DF" w:rsidRPr="00A3290E" w:rsidRDefault="00FA14DF" w:rsidP="00FA14DF">
      <w:r w:rsidRPr="00A3290E">
        <w:t>Visualization of Results</w:t>
      </w:r>
    </w:p>
    <w:p w14:paraId="78F52CDB" w14:textId="77777777" w:rsidR="00FA14DF" w:rsidRPr="00A3290E" w:rsidRDefault="00FA14DF" w:rsidP="00FA14DF">
      <w:pPr>
        <w:numPr>
          <w:ilvl w:val="0"/>
          <w:numId w:val="18"/>
        </w:numPr>
      </w:pPr>
      <w:r w:rsidRPr="00A3290E">
        <w:t>Tableau Dashboards:</w:t>
      </w:r>
    </w:p>
    <w:p w14:paraId="70C6D600" w14:textId="24408E1F" w:rsidR="00FA14DF" w:rsidRDefault="00FA14DF" w:rsidP="00FA14DF">
      <w:pPr>
        <w:numPr>
          <w:ilvl w:val="1"/>
          <w:numId w:val="18"/>
        </w:numPr>
      </w:pPr>
      <w:r w:rsidRPr="00A3290E">
        <w:t xml:space="preserve">Churn Rate by </w:t>
      </w:r>
      <w:r w:rsidR="000721A6">
        <w:t>Complain</w:t>
      </w:r>
      <w:r w:rsidRPr="00A3290E">
        <w:t xml:space="preserve">: A bar chart (using churn_predictions.csv) displayed higher churn for </w:t>
      </w:r>
      <w:proofErr w:type="spellStart"/>
      <w:r w:rsidRPr="00A3290E">
        <w:t>MaritalStatus_divorced</w:t>
      </w:r>
      <w:proofErr w:type="spellEnd"/>
      <w:r w:rsidRPr="00A3290E">
        <w:t xml:space="preserve"> (</w:t>
      </w:r>
      <w:del w:id="0" w:author="Unknown">
        <w:r w:rsidRPr="00A3290E">
          <w:delText>25%) vs. married (</w:delText>
        </w:r>
      </w:del>
      <w:r w:rsidRPr="00A3290E">
        <w:t>15%), with interactive filters.</w:t>
      </w:r>
    </w:p>
    <w:p w14:paraId="38BE5238" w14:textId="1D152E4A" w:rsidR="00C14630" w:rsidRDefault="00C378CC" w:rsidP="00FA14DF">
      <w:pPr>
        <w:numPr>
          <w:ilvl w:val="1"/>
          <w:numId w:val="18"/>
        </w:numPr>
      </w:pPr>
      <w:r>
        <w:t>Churn</w:t>
      </w:r>
      <w:r w:rsidR="00C14630">
        <w:t xml:space="preserve"> Rate by Cashback: </w:t>
      </w:r>
      <w:r w:rsidR="00C14630" w:rsidRPr="00A3290E">
        <w:t>A bar chart</w:t>
      </w:r>
      <w:r w:rsidR="00C14630">
        <w:t xml:space="preserve"> </w:t>
      </w:r>
      <w:r w:rsidR="00C14630" w:rsidRPr="00A3290E">
        <w:t>displayed higher churn for</w:t>
      </w:r>
      <w:r w:rsidR="00C14630">
        <w:t xml:space="preserve"> less average amount of Cashback</w:t>
      </w:r>
    </w:p>
    <w:p w14:paraId="6A6FBD1D" w14:textId="46A26BF6" w:rsidR="00C14630" w:rsidRPr="00A3290E" w:rsidRDefault="00C378CC" w:rsidP="00FA14DF">
      <w:pPr>
        <w:numPr>
          <w:ilvl w:val="1"/>
          <w:numId w:val="18"/>
        </w:numPr>
      </w:pPr>
      <w:r>
        <w:t>Churn</w:t>
      </w:r>
      <w:r w:rsidR="00C14630">
        <w:t xml:space="preserve"> Rate by Preferred Order Category: </w:t>
      </w:r>
      <w:r w:rsidR="00C14630" w:rsidRPr="00A3290E">
        <w:t>A bar chart</w:t>
      </w:r>
      <w:r w:rsidR="00C14630" w:rsidRPr="00C14630">
        <w:t xml:space="preserve"> </w:t>
      </w:r>
      <w:r w:rsidR="00C14630" w:rsidRPr="00A3290E">
        <w:t>displayed higher churn for</w:t>
      </w:r>
      <w:r w:rsidR="00C14630">
        <w:t xml:space="preserve"> Mobile Phone</w:t>
      </w:r>
    </w:p>
    <w:p w14:paraId="6F9C5879" w14:textId="2A766833" w:rsidR="00FA14DF" w:rsidRPr="00A3290E" w:rsidRDefault="00FA14DF" w:rsidP="00FA14DF">
      <w:pPr>
        <w:numPr>
          <w:ilvl w:val="1"/>
          <w:numId w:val="18"/>
        </w:numPr>
      </w:pPr>
      <w:r w:rsidRPr="00A3290E">
        <w:t>Insight: Interactive dashboards enabled stakeholder exploration (</w:t>
      </w:r>
      <w:r w:rsidR="00C14630">
        <w:t xml:space="preserve">targeting dissatisfied customers, Cashback and </w:t>
      </w:r>
      <w:proofErr w:type="spellStart"/>
      <w:r w:rsidR="00C14630">
        <w:t>PreferredOrderCategory</w:t>
      </w:r>
      <w:proofErr w:type="spellEnd"/>
      <w:r w:rsidR="00C14630">
        <w:t xml:space="preserve">) </w:t>
      </w:r>
      <w:r w:rsidRPr="00A3290E">
        <w:t>enhancing decision-making for retention campaigns.</w:t>
      </w:r>
    </w:p>
    <w:p w14:paraId="47EB8DE3" w14:textId="77777777" w:rsidR="00FA14DF" w:rsidRPr="00A3290E" w:rsidRDefault="00FA14DF" w:rsidP="00FA14DF">
      <w:r w:rsidRPr="00A3290E">
        <w:t>Discussion</w:t>
      </w:r>
    </w:p>
    <w:p w14:paraId="307CDB48" w14:textId="680CA93D" w:rsidR="00FA14DF" w:rsidRPr="00A3290E" w:rsidRDefault="00FA14DF" w:rsidP="00FA14DF">
      <w:pPr>
        <w:numPr>
          <w:ilvl w:val="0"/>
          <w:numId w:val="19"/>
        </w:numPr>
      </w:pPr>
      <w:r w:rsidRPr="00A3290E">
        <w:t xml:space="preserve">Actionable Insights: Targeting dissatisfied, short-tenure, or </w:t>
      </w:r>
      <w:r w:rsidR="004D6D00">
        <w:t>single</w:t>
      </w:r>
      <w:r w:rsidRPr="00A3290E">
        <w:t xml:space="preserve"> customers with personalized offers (e.g., cashbacks, improved support) could reduce churn.</w:t>
      </w:r>
    </w:p>
    <w:p w14:paraId="3E9CB489" w14:textId="400BAC0A" w:rsidR="006D51B6" w:rsidRPr="00A3290E" w:rsidRDefault="00C14630" w:rsidP="00C14630">
      <w:pPr>
        <w:pStyle w:val="ListParagraph"/>
        <w:numPr>
          <w:ilvl w:val="0"/>
          <w:numId w:val="53"/>
        </w:numPr>
      </w:pPr>
      <w:r>
        <w:t xml:space="preserve">Target Customers with </w:t>
      </w:r>
      <w:proofErr w:type="spellStart"/>
      <w:r>
        <w:t>PreferredOrderCategoryMobilePhone</w:t>
      </w:r>
      <w:proofErr w:type="spellEnd"/>
      <w:r>
        <w:t xml:space="preserve"> as part of the retention strategies.</w:t>
      </w:r>
    </w:p>
    <w:p w14:paraId="691A5C43" w14:textId="77777777" w:rsidR="00FA14DF" w:rsidRPr="00A3290E" w:rsidRDefault="00FA14DF" w:rsidP="00FA14DF">
      <w:r w:rsidRPr="00A3290E">
        <w:t>Challenges and Limitations</w:t>
      </w:r>
    </w:p>
    <w:p w14:paraId="33527438" w14:textId="77777777" w:rsidR="00FA14DF" w:rsidRPr="00A3290E" w:rsidRDefault="00FA14DF" w:rsidP="00FA14DF">
      <w:r w:rsidRPr="00A3290E">
        <w:t>Challenges Faced During the Project</w:t>
      </w:r>
    </w:p>
    <w:p w14:paraId="7D41682C" w14:textId="77777777" w:rsidR="00FA14DF" w:rsidRPr="00A3290E" w:rsidRDefault="00FA14DF" w:rsidP="00FA14DF">
      <w:pPr>
        <w:numPr>
          <w:ilvl w:val="0"/>
          <w:numId w:val="20"/>
        </w:numPr>
      </w:pPr>
      <w:r w:rsidRPr="00A3290E">
        <w:t>Class Imbalance:</w:t>
      </w:r>
    </w:p>
    <w:p w14:paraId="51466C66" w14:textId="77777777" w:rsidR="00FA14DF" w:rsidRPr="00A3290E" w:rsidRDefault="00FA14DF" w:rsidP="00FA14DF">
      <w:pPr>
        <w:numPr>
          <w:ilvl w:val="1"/>
          <w:numId w:val="20"/>
        </w:numPr>
      </w:pPr>
      <w:r w:rsidRPr="00A3290E">
        <w:t>The dataset’s low churn rate (~16.84%, 948/5,630 customers) posed a challenge for model training. Synthetic Minority Oversampling Technique (SMOTE) was used to balance the training set (X_train_bal.csv), but synthetic samples risked overfitting, particularly for Logistic Regression (train F1: 0.845 vs. test F1: 0.560).</w:t>
      </w:r>
    </w:p>
    <w:p w14:paraId="15B96E2F" w14:textId="77777777" w:rsidR="00FA14DF" w:rsidRPr="00A3290E" w:rsidRDefault="00FA14DF" w:rsidP="00FA14DF">
      <w:pPr>
        <w:numPr>
          <w:ilvl w:val="0"/>
          <w:numId w:val="20"/>
        </w:numPr>
      </w:pPr>
      <w:r w:rsidRPr="00A3290E">
        <w:t>Missing Data:</w:t>
      </w:r>
    </w:p>
    <w:p w14:paraId="05C4AE7C" w14:textId="77777777" w:rsidR="00FA14DF" w:rsidRPr="00A3290E" w:rsidRDefault="00FA14DF" w:rsidP="00FA14DF">
      <w:pPr>
        <w:numPr>
          <w:ilvl w:val="1"/>
          <w:numId w:val="20"/>
        </w:numPr>
      </w:pPr>
      <w:r w:rsidRPr="00A3290E">
        <w:lastRenderedPageBreak/>
        <w:t xml:space="preserve">Missing values in key features, such as Tenure (264 missing), </w:t>
      </w:r>
      <w:proofErr w:type="spellStart"/>
      <w:r w:rsidRPr="00A3290E">
        <w:t>DaySinceLastOrder</w:t>
      </w:r>
      <w:proofErr w:type="spellEnd"/>
      <w:r w:rsidRPr="00A3290E">
        <w:t xml:space="preserve"> (307 missing), and </w:t>
      </w:r>
      <w:proofErr w:type="spellStart"/>
      <w:r w:rsidRPr="00A3290E">
        <w:t>HourSpendOnApp</w:t>
      </w:r>
      <w:proofErr w:type="spellEnd"/>
      <w:r w:rsidRPr="00A3290E">
        <w:t xml:space="preserve"> (255 missing), required imputation with medians (e.g., Tenure: 9.0) or mode (</w:t>
      </w:r>
      <w:proofErr w:type="spellStart"/>
      <w:r w:rsidRPr="00A3290E">
        <w:t>HourSpendOnApp</w:t>
      </w:r>
      <w:proofErr w:type="spellEnd"/>
      <w:r w:rsidRPr="00A3290E">
        <w:t>: 3.0). This process was time-consuming and potentially introduced bias.</w:t>
      </w:r>
    </w:p>
    <w:p w14:paraId="012489EF" w14:textId="77777777" w:rsidR="00FA14DF" w:rsidRPr="00A3290E" w:rsidRDefault="00FA14DF" w:rsidP="00FA14DF">
      <w:pPr>
        <w:numPr>
          <w:ilvl w:val="0"/>
          <w:numId w:val="20"/>
        </w:numPr>
      </w:pPr>
      <w:r w:rsidRPr="00A3290E">
        <w:t>Model Overfitting:</w:t>
      </w:r>
    </w:p>
    <w:p w14:paraId="71CC4BEB" w14:textId="77777777" w:rsidR="00FA14DF" w:rsidRPr="00A3290E" w:rsidRDefault="00FA14DF" w:rsidP="00FA14DF">
      <w:pPr>
        <w:numPr>
          <w:ilvl w:val="1"/>
          <w:numId w:val="20"/>
        </w:numPr>
      </w:pPr>
      <w:r w:rsidRPr="00A3290E">
        <w:t xml:space="preserve">Logistic Regression exhibited severe overfitting (F1 gap: 0.285), necessitating extensive hyperparameter tuning (C: [0.0001, 0.001]). </w:t>
      </w:r>
      <w:proofErr w:type="spellStart"/>
      <w:r w:rsidRPr="00A3290E">
        <w:t>XGBoost</w:t>
      </w:r>
      <w:proofErr w:type="spellEnd"/>
      <w:r w:rsidRPr="00A3290E">
        <w:t xml:space="preserve"> also showed initial overfitting, requiring retuning with stronger regularization (e.g., </w:t>
      </w:r>
      <w:proofErr w:type="spellStart"/>
      <w:r w:rsidRPr="00A3290E">
        <w:t>reg_lambda</w:t>
      </w:r>
      <w:proofErr w:type="spellEnd"/>
      <w:r w:rsidRPr="00A3290E">
        <w:t xml:space="preserve">: [5, 10, 20]). </w:t>
      </w:r>
      <w:proofErr w:type="spellStart"/>
      <w:r w:rsidRPr="00A3290E">
        <w:t>GridSearchCV</w:t>
      </w:r>
      <w:proofErr w:type="spellEnd"/>
      <w:r w:rsidRPr="00A3290E">
        <w:t xml:space="preserve"> for both models was computationally intensive in the Anaconda environment.</w:t>
      </w:r>
    </w:p>
    <w:p w14:paraId="24125528" w14:textId="77777777" w:rsidR="00FA14DF" w:rsidRPr="00A3290E" w:rsidRDefault="00FA14DF" w:rsidP="00FA14DF">
      <w:r w:rsidRPr="00A3290E">
        <w:t>Limitations of the Approach or Dataset</w:t>
      </w:r>
    </w:p>
    <w:p w14:paraId="6E59B087" w14:textId="77777777" w:rsidR="00FA14DF" w:rsidRPr="00A3290E" w:rsidRDefault="00FA14DF" w:rsidP="00FA14DF">
      <w:pPr>
        <w:numPr>
          <w:ilvl w:val="0"/>
          <w:numId w:val="21"/>
        </w:numPr>
      </w:pPr>
      <w:r w:rsidRPr="00A3290E">
        <w:t>Dataset Limitations:</w:t>
      </w:r>
    </w:p>
    <w:p w14:paraId="01D61273" w14:textId="77777777" w:rsidR="00FA14DF" w:rsidRPr="00A3290E" w:rsidRDefault="00FA14DF" w:rsidP="00FA14DF">
      <w:pPr>
        <w:numPr>
          <w:ilvl w:val="1"/>
          <w:numId w:val="21"/>
        </w:numPr>
      </w:pPr>
      <w:r w:rsidRPr="00A3290E">
        <w:t>Size: With only 5,630 records, the dataset may miss rare churn patterns, limiting model generalizability compared to larger datasets (e.g., ~10,000 records assumed initially).</w:t>
      </w:r>
    </w:p>
    <w:p w14:paraId="0C8E6C5E" w14:textId="77777777" w:rsidR="00FA14DF" w:rsidRPr="00A3290E" w:rsidRDefault="00FA14DF" w:rsidP="00FA14DF">
      <w:pPr>
        <w:numPr>
          <w:ilvl w:val="1"/>
          <w:numId w:val="21"/>
        </w:numPr>
      </w:pPr>
      <w:r w:rsidRPr="00A3290E">
        <w:t xml:space="preserve">Missing Features: Absence of features like customer support interactions, purchase recency, or loyalty program engagement restricted predictive power. For instance, </w:t>
      </w:r>
      <w:proofErr w:type="spellStart"/>
      <w:r w:rsidRPr="00A3290E">
        <w:t>MaritalStatus_divorced</w:t>
      </w:r>
      <w:proofErr w:type="spellEnd"/>
      <w:r w:rsidRPr="00A3290E">
        <w:t xml:space="preserve"> was significant, but income data was unavailable.</w:t>
      </w:r>
    </w:p>
    <w:p w14:paraId="4EE01A88" w14:textId="77777777" w:rsidR="00FA14DF" w:rsidRPr="00A3290E" w:rsidRDefault="00FA14DF" w:rsidP="00FA14DF">
      <w:pPr>
        <w:numPr>
          <w:ilvl w:val="1"/>
          <w:numId w:val="21"/>
        </w:numPr>
      </w:pPr>
      <w:r w:rsidRPr="00A3290E">
        <w:t>Static Nature: Lack of temporal features (e.g., monthly churn trends) prevented dynamic analysis, reducing applicability to real-time retention strategies.</w:t>
      </w:r>
    </w:p>
    <w:p w14:paraId="0666AFB6" w14:textId="77777777" w:rsidR="00FA14DF" w:rsidRPr="00A3290E" w:rsidRDefault="00FA14DF" w:rsidP="00FA14DF">
      <w:pPr>
        <w:numPr>
          <w:ilvl w:val="1"/>
          <w:numId w:val="21"/>
        </w:numPr>
      </w:pPr>
      <w:r w:rsidRPr="00A3290E">
        <w:t xml:space="preserve">Imputation Bias: Median/mode imputation (e.g., </w:t>
      </w:r>
      <w:proofErr w:type="spellStart"/>
      <w:r w:rsidRPr="00A3290E">
        <w:t>DaySinceLastOrder</w:t>
      </w:r>
      <w:proofErr w:type="spellEnd"/>
      <w:r w:rsidRPr="00A3290E">
        <w:t>: 3.0) may oversimplify customer behavior, particularly for skewed features.</w:t>
      </w:r>
    </w:p>
    <w:p w14:paraId="2C6F9B48" w14:textId="77777777" w:rsidR="00FA14DF" w:rsidRPr="00A3290E" w:rsidRDefault="00FA14DF" w:rsidP="00FA14DF">
      <w:pPr>
        <w:numPr>
          <w:ilvl w:val="0"/>
          <w:numId w:val="21"/>
        </w:numPr>
      </w:pPr>
      <w:r w:rsidRPr="00A3290E">
        <w:t>Approach Limitations:</w:t>
      </w:r>
    </w:p>
    <w:p w14:paraId="50A4DB8B" w14:textId="77777777" w:rsidR="00FA14DF" w:rsidRPr="00A3290E" w:rsidRDefault="00FA14DF" w:rsidP="00FA14DF">
      <w:pPr>
        <w:numPr>
          <w:ilvl w:val="1"/>
          <w:numId w:val="21"/>
        </w:numPr>
      </w:pPr>
      <w:r w:rsidRPr="00A3290E">
        <w:t xml:space="preserve">SMOTE Noise: Synthetic samples improved recall but risked inflating metrics (e.g., </w:t>
      </w:r>
      <w:proofErr w:type="spellStart"/>
      <w:r w:rsidRPr="00A3290E">
        <w:t>XGBoost</w:t>
      </w:r>
      <w:proofErr w:type="spellEnd"/>
      <w:r w:rsidRPr="00A3290E">
        <w:t xml:space="preserve"> recall: ~0.974), potentially misrepresenting real-world performance.</w:t>
      </w:r>
    </w:p>
    <w:p w14:paraId="61E7224F" w14:textId="14F45A1D" w:rsidR="00FA14DF" w:rsidRPr="00A3290E" w:rsidRDefault="00FA14DF" w:rsidP="00FA14DF">
      <w:pPr>
        <w:numPr>
          <w:ilvl w:val="1"/>
          <w:numId w:val="21"/>
        </w:numPr>
      </w:pPr>
      <w:r w:rsidRPr="00A3290E">
        <w:t>Static Evaluation: Models were evaluated on a fixed test set (~</w:t>
      </w:r>
      <w:r w:rsidR="005357B2">
        <w:t>948</w:t>
      </w:r>
      <w:r w:rsidRPr="00A3290E">
        <w:t xml:space="preserve"> records, ~</w:t>
      </w:r>
      <w:r w:rsidR="005357B2">
        <w:t>16.8</w:t>
      </w:r>
      <w:r w:rsidRPr="00A3290E">
        <w:t>% churn), not in production, risking performance drift with new data.</w:t>
      </w:r>
    </w:p>
    <w:p w14:paraId="0BCE6184" w14:textId="77777777" w:rsidR="00FA14DF" w:rsidRPr="00A3290E" w:rsidRDefault="00FA14DF" w:rsidP="00FA14DF">
      <w:r w:rsidRPr="00A3290E">
        <w:t>Potential Areas for Future Improvement</w:t>
      </w:r>
    </w:p>
    <w:p w14:paraId="077FC28D" w14:textId="77777777" w:rsidR="00FA14DF" w:rsidRPr="00A3290E" w:rsidRDefault="00FA14DF" w:rsidP="00FA14DF">
      <w:pPr>
        <w:numPr>
          <w:ilvl w:val="0"/>
          <w:numId w:val="22"/>
        </w:numPr>
      </w:pPr>
      <w:r w:rsidRPr="00A3290E">
        <w:t>Data Enhancement:</w:t>
      </w:r>
    </w:p>
    <w:p w14:paraId="4B573FAD" w14:textId="77777777" w:rsidR="00FA14DF" w:rsidRPr="00A3290E" w:rsidRDefault="00FA14DF" w:rsidP="00FA14DF">
      <w:pPr>
        <w:numPr>
          <w:ilvl w:val="1"/>
          <w:numId w:val="22"/>
        </w:numPr>
      </w:pPr>
      <w:r w:rsidRPr="00A3290E">
        <w:t>Collect a larger dataset (&gt;10,000 records) to capture diverse churn patterns.</w:t>
      </w:r>
    </w:p>
    <w:p w14:paraId="6D32A4A0" w14:textId="77777777" w:rsidR="00FA14DF" w:rsidRPr="00A3290E" w:rsidRDefault="00FA14DF" w:rsidP="00FA14DF">
      <w:pPr>
        <w:numPr>
          <w:ilvl w:val="1"/>
          <w:numId w:val="22"/>
        </w:numPr>
      </w:pPr>
      <w:r w:rsidRPr="00A3290E">
        <w:t>Include additional features (e.g., customer support tickets, loyalty program data, purchase recency) to enhance predictive accuracy.</w:t>
      </w:r>
    </w:p>
    <w:p w14:paraId="4AE28F4D" w14:textId="77777777" w:rsidR="00FA14DF" w:rsidRPr="00A3290E" w:rsidRDefault="00FA14DF" w:rsidP="00FA14DF">
      <w:pPr>
        <w:numPr>
          <w:ilvl w:val="1"/>
          <w:numId w:val="22"/>
        </w:numPr>
      </w:pPr>
      <w:r w:rsidRPr="00A3290E">
        <w:t>Incorporate temporal data for time-series analysis of churn trends.</w:t>
      </w:r>
    </w:p>
    <w:p w14:paraId="2C75A256" w14:textId="77777777" w:rsidR="00FA14DF" w:rsidRPr="00A3290E" w:rsidRDefault="00FA14DF" w:rsidP="00FA14DF">
      <w:pPr>
        <w:numPr>
          <w:ilvl w:val="0"/>
          <w:numId w:val="22"/>
        </w:numPr>
      </w:pPr>
      <w:r w:rsidRPr="00A3290E">
        <w:lastRenderedPageBreak/>
        <w:t>Model Development:</w:t>
      </w:r>
    </w:p>
    <w:p w14:paraId="37E190DD" w14:textId="1E039FE8" w:rsidR="00FA14DF" w:rsidRPr="00A3290E" w:rsidRDefault="00FA14DF" w:rsidP="00FA14DF">
      <w:pPr>
        <w:numPr>
          <w:ilvl w:val="1"/>
          <w:numId w:val="22"/>
        </w:numPr>
      </w:pPr>
      <w:r w:rsidRPr="00A3290E">
        <w:t xml:space="preserve">Fully implement Random Forest with top 10 features and 5-fold cross-validation to compare with </w:t>
      </w:r>
      <w:proofErr w:type="spellStart"/>
      <w:r w:rsidRPr="00A3290E">
        <w:t>XGBoost</w:t>
      </w:r>
      <w:proofErr w:type="spellEnd"/>
      <w:r w:rsidRPr="00A3290E">
        <w:t xml:space="preserve"> and Logistic Regression</w:t>
      </w:r>
      <w:r w:rsidR="004079D3">
        <w:t>.</w:t>
      </w:r>
    </w:p>
    <w:p w14:paraId="637F3D08" w14:textId="77777777" w:rsidR="00FA14DF" w:rsidRPr="00A3290E" w:rsidRDefault="00FA14DF" w:rsidP="00FA14DF">
      <w:pPr>
        <w:numPr>
          <w:ilvl w:val="1"/>
          <w:numId w:val="22"/>
        </w:numPr>
      </w:pPr>
      <w:r w:rsidRPr="00A3290E">
        <w:t xml:space="preserve">Develop an ensemble model combining </w:t>
      </w:r>
      <w:proofErr w:type="spellStart"/>
      <w:r w:rsidRPr="00A3290E">
        <w:t>XGBoost</w:t>
      </w:r>
      <w:proofErr w:type="spellEnd"/>
      <w:r w:rsidRPr="00A3290E">
        <w:t>, Logistic Regression, and Random Forest to balance performance and interpretability.</w:t>
      </w:r>
    </w:p>
    <w:p w14:paraId="23555870" w14:textId="77777777" w:rsidR="00FA14DF" w:rsidRPr="00A3290E" w:rsidRDefault="00FA14DF" w:rsidP="00FA14DF">
      <w:pPr>
        <w:numPr>
          <w:ilvl w:val="1"/>
          <w:numId w:val="22"/>
        </w:numPr>
      </w:pPr>
      <w:r w:rsidRPr="00A3290E">
        <w:t xml:space="preserve">Use SHAP values for </w:t>
      </w:r>
      <w:proofErr w:type="spellStart"/>
      <w:r w:rsidRPr="00A3290E">
        <w:t>XGBoost</w:t>
      </w:r>
      <w:proofErr w:type="spellEnd"/>
      <w:r w:rsidRPr="00A3290E">
        <w:t xml:space="preserve"> to improve interpretability (e.g., quantify </w:t>
      </w:r>
      <w:proofErr w:type="spellStart"/>
      <w:r w:rsidRPr="00A3290E">
        <w:t>SatisfactionScore</w:t>
      </w:r>
      <w:proofErr w:type="spellEnd"/>
      <w:r w:rsidRPr="00A3290E">
        <w:t xml:space="preserve"> impact).</w:t>
      </w:r>
    </w:p>
    <w:p w14:paraId="14E09D19" w14:textId="77777777" w:rsidR="00FA14DF" w:rsidRPr="00A3290E" w:rsidRDefault="00FA14DF" w:rsidP="00FA14DF">
      <w:r w:rsidRPr="00A3290E">
        <w:t>These improvements aim to enhance the robustness, interpretability, and scalability of the churn prediction model, enabling more effective retention strategies for the e-commerce platform.</w:t>
      </w:r>
    </w:p>
    <w:p w14:paraId="66C0D446" w14:textId="77777777" w:rsidR="00FA14DF" w:rsidRPr="00A3290E" w:rsidRDefault="00FA14DF" w:rsidP="00FA14DF">
      <w:r w:rsidRPr="00A3290E">
        <w:t>Future Work</w:t>
      </w:r>
    </w:p>
    <w:p w14:paraId="0E9C635D" w14:textId="77777777" w:rsidR="00FA14DF" w:rsidRPr="00A3290E" w:rsidRDefault="00FA14DF" w:rsidP="00FA14DF">
      <w:r w:rsidRPr="00A3290E">
        <w:t>Description of Additional Ideas or Approaches Not Implemented</w:t>
      </w:r>
    </w:p>
    <w:p w14:paraId="209CA9C6" w14:textId="77777777" w:rsidR="00FA14DF" w:rsidRPr="00A3290E" w:rsidRDefault="00FA14DF" w:rsidP="00FA14DF">
      <w:r w:rsidRPr="00A3290E">
        <w:t>Several approaches were considered but not implemented in the e-commerce churn prediction project due to various constraints. These ideas could enhance model performance, interpretability, and applicability:</w:t>
      </w:r>
    </w:p>
    <w:p w14:paraId="12992197" w14:textId="77777777" w:rsidR="00FA14DF" w:rsidRPr="00A3290E" w:rsidRDefault="00FA14DF" w:rsidP="00FA14DF">
      <w:pPr>
        <w:numPr>
          <w:ilvl w:val="0"/>
          <w:numId w:val="23"/>
        </w:numPr>
      </w:pPr>
      <w:r w:rsidRPr="00A3290E">
        <w:t>Time-Series Analysis:</w:t>
      </w:r>
    </w:p>
    <w:p w14:paraId="17AA68B6" w14:textId="77777777" w:rsidR="00FA14DF" w:rsidRPr="00A3290E" w:rsidRDefault="00FA14DF" w:rsidP="00FA14DF">
      <w:pPr>
        <w:numPr>
          <w:ilvl w:val="1"/>
          <w:numId w:val="23"/>
        </w:numPr>
      </w:pPr>
      <w:r w:rsidRPr="00A3290E">
        <w:t>Idea: Incorporate temporal features (e.g., monthly purchase trends, churn seasonality) to model dynamic churn patterns.</w:t>
      </w:r>
    </w:p>
    <w:p w14:paraId="7F7FD333" w14:textId="77777777" w:rsidR="00FA14DF" w:rsidRPr="00A3290E" w:rsidRDefault="00FA14DF" w:rsidP="00FA14DF">
      <w:pPr>
        <w:numPr>
          <w:ilvl w:val="1"/>
          <w:numId w:val="23"/>
        </w:numPr>
      </w:pPr>
      <w:r w:rsidRPr="00A3290E">
        <w:t>Potential Benefit: Improved prediction of time-sensitive churn risks, enabling proactive interventions.</w:t>
      </w:r>
    </w:p>
    <w:p w14:paraId="65D6377F" w14:textId="77777777" w:rsidR="00FA14DF" w:rsidRPr="00A3290E" w:rsidRDefault="00FA14DF" w:rsidP="00FA14DF">
      <w:pPr>
        <w:numPr>
          <w:ilvl w:val="0"/>
          <w:numId w:val="23"/>
        </w:numPr>
      </w:pPr>
      <w:r w:rsidRPr="00A3290E">
        <w:t>Real-Time Model Deployment:</w:t>
      </w:r>
    </w:p>
    <w:p w14:paraId="661BF999" w14:textId="77777777" w:rsidR="00FA14DF" w:rsidRPr="00A3290E" w:rsidRDefault="00FA14DF" w:rsidP="00FA14DF">
      <w:pPr>
        <w:numPr>
          <w:ilvl w:val="1"/>
          <w:numId w:val="23"/>
        </w:numPr>
      </w:pPr>
      <w:r w:rsidRPr="00A3290E">
        <w:t xml:space="preserve">Idea: Deploy the tuned </w:t>
      </w:r>
      <w:proofErr w:type="spellStart"/>
      <w:r w:rsidRPr="00A3290E">
        <w:t>XGBoost</w:t>
      </w:r>
      <w:proofErr w:type="spellEnd"/>
      <w:r w:rsidRPr="00A3290E">
        <w:t xml:space="preserve"> model in a production environment (e.g., via Flask API) for real-time churn scoring.</w:t>
      </w:r>
    </w:p>
    <w:p w14:paraId="5A434317" w14:textId="77777777" w:rsidR="00FA14DF" w:rsidRPr="00A3290E" w:rsidRDefault="00FA14DF" w:rsidP="00FA14DF">
      <w:pPr>
        <w:numPr>
          <w:ilvl w:val="1"/>
          <w:numId w:val="23"/>
        </w:numPr>
      </w:pPr>
      <w:r w:rsidRPr="00A3290E">
        <w:t>Potential Benefit: Immediate identification of at-risk customers, facilitating timely retention campaigns.</w:t>
      </w:r>
    </w:p>
    <w:p w14:paraId="1B8C9493" w14:textId="77777777" w:rsidR="00FA14DF" w:rsidRPr="00A3290E" w:rsidRDefault="00FA14DF" w:rsidP="00FA14DF">
      <w:r w:rsidRPr="00A3290E">
        <w:t>Reasons for Not Implementing These Ideas</w:t>
      </w:r>
    </w:p>
    <w:p w14:paraId="7B2C8817" w14:textId="77777777" w:rsidR="00FA14DF" w:rsidRPr="00A3290E" w:rsidRDefault="00FA14DF" w:rsidP="00FA14DF">
      <w:pPr>
        <w:numPr>
          <w:ilvl w:val="0"/>
          <w:numId w:val="24"/>
        </w:numPr>
      </w:pPr>
      <w:r w:rsidRPr="00A3290E">
        <w:t>Time Constraints:</w:t>
      </w:r>
    </w:p>
    <w:p w14:paraId="766DDF80" w14:textId="77777777" w:rsidR="00FA14DF" w:rsidRPr="00A3290E" w:rsidRDefault="00FA14DF" w:rsidP="00FA14DF">
      <w:pPr>
        <w:numPr>
          <w:ilvl w:val="1"/>
          <w:numId w:val="24"/>
        </w:numPr>
      </w:pPr>
      <w:r w:rsidRPr="00A3290E">
        <w:t xml:space="preserve">Ensemble modeling, SHAP analysis, and Random Forest implementation required additional development and testing, which exceeded project deadlines focused on </w:t>
      </w:r>
      <w:proofErr w:type="spellStart"/>
      <w:r w:rsidRPr="00A3290E">
        <w:t>XGBoost</w:t>
      </w:r>
      <w:proofErr w:type="spellEnd"/>
      <w:r w:rsidRPr="00A3290E">
        <w:t xml:space="preserve"> and Logistic Regression.</w:t>
      </w:r>
    </w:p>
    <w:p w14:paraId="70242928" w14:textId="77777777" w:rsidR="00FA14DF" w:rsidRPr="00A3290E" w:rsidRDefault="00FA14DF" w:rsidP="00FA14DF">
      <w:pPr>
        <w:numPr>
          <w:ilvl w:val="1"/>
          <w:numId w:val="24"/>
        </w:numPr>
      </w:pPr>
      <w:r w:rsidRPr="00A3290E">
        <w:t>Time-series analysis needed extensive data restructuring, unfeasible within the project timeline.</w:t>
      </w:r>
    </w:p>
    <w:p w14:paraId="2C5320AE" w14:textId="77777777" w:rsidR="00FA14DF" w:rsidRPr="00A3290E" w:rsidRDefault="00FA14DF" w:rsidP="00FA14DF">
      <w:pPr>
        <w:numPr>
          <w:ilvl w:val="0"/>
          <w:numId w:val="24"/>
        </w:numPr>
      </w:pPr>
      <w:r w:rsidRPr="00A3290E">
        <w:lastRenderedPageBreak/>
        <w:t>Data Limitations:</w:t>
      </w:r>
    </w:p>
    <w:p w14:paraId="0C1984E3" w14:textId="77777777" w:rsidR="00FA14DF" w:rsidRPr="00A3290E" w:rsidRDefault="00FA14DF" w:rsidP="00FA14DF">
      <w:pPr>
        <w:numPr>
          <w:ilvl w:val="1"/>
          <w:numId w:val="24"/>
        </w:numPr>
      </w:pPr>
      <w:r w:rsidRPr="00A3290E">
        <w:t>Time-series analysis was not possible due to the dataset’s static nature (no temporal features).</w:t>
      </w:r>
    </w:p>
    <w:p w14:paraId="4A0BAB7E" w14:textId="77777777" w:rsidR="00FA14DF" w:rsidRPr="00A3290E" w:rsidRDefault="00FA14DF" w:rsidP="00FA14DF">
      <w:pPr>
        <w:numPr>
          <w:ilvl w:val="1"/>
          <w:numId w:val="24"/>
        </w:numPr>
      </w:pPr>
      <w:r w:rsidRPr="00A3290E">
        <w:t xml:space="preserve">Alternative imbalance techniques (e.g., ADASYN) were deprioritized as SMOTE sufficiently improved recall (e.g., </w:t>
      </w:r>
      <w:proofErr w:type="spellStart"/>
      <w:r w:rsidRPr="00A3290E">
        <w:t>XGBoost</w:t>
      </w:r>
      <w:proofErr w:type="spellEnd"/>
      <w:r w:rsidRPr="00A3290E">
        <w:t>: ~0.974).</w:t>
      </w:r>
    </w:p>
    <w:p w14:paraId="2CE49964" w14:textId="77777777" w:rsidR="00FA14DF" w:rsidRPr="00A3290E" w:rsidRDefault="00FA14DF" w:rsidP="00FA14DF">
      <w:r w:rsidRPr="00A3290E">
        <w:t>Conclusion</w:t>
      </w:r>
    </w:p>
    <w:p w14:paraId="58DD4D6B" w14:textId="77777777" w:rsidR="00FA14DF" w:rsidRPr="00A3290E" w:rsidRDefault="00FA14DF" w:rsidP="00FA14DF">
      <w:r w:rsidRPr="00A3290E">
        <w:t>Summary of the Project’s Objectives and Achievements</w:t>
      </w:r>
    </w:p>
    <w:p w14:paraId="3CEFF5A3" w14:textId="77777777" w:rsidR="00FA14DF" w:rsidRPr="00A3290E" w:rsidRDefault="00FA14DF" w:rsidP="00FA14DF">
      <w:r w:rsidRPr="00A3290E">
        <w:t>The E-Commerce Customer Churn Prediction and Analysis project aimed to predict customer churn using a dataset of 5,630 customers, identify churn drivers, and visualize insights for retention strategies. The objectives included developing machine learning models (</w:t>
      </w:r>
      <w:proofErr w:type="spellStart"/>
      <w:r w:rsidRPr="00A3290E">
        <w:t>XGBoost</w:t>
      </w:r>
      <w:proofErr w:type="spellEnd"/>
      <w:r w:rsidRPr="00A3290E">
        <w:t>, Logistic Regression, planned Random Forest), addressing the ~16.84% churn rate, optimizing performance via hyperparameter tuning, creating Tableau dashboards, and documenting findings.</w:t>
      </w:r>
    </w:p>
    <w:p w14:paraId="5CAF3A0A" w14:textId="77777777" w:rsidR="00FA14DF" w:rsidRPr="00A3290E" w:rsidRDefault="00FA14DF" w:rsidP="00FA14DF">
      <w:r w:rsidRPr="00A3290E">
        <w:t>Achievements:</w:t>
      </w:r>
    </w:p>
    <w:p w14:paraId="49528AF1" w14:textId="77777777" w:rsidR="00FA14DF" w:rsidRPr="00A3290E" w:rsidRDefault="00FA14DF" w:rsidP="00FA14DF">
      <w:pPr>
        <w:numPr>
          <w:ilvl w:val="0"/>
          <w:numId w:val="25"/>
        </w:numPr>
      </w:pPr>
      <w:r w:rsidRPr="00A3290E">
        <w:t>Predictive Models:</w:t>
      </w:r>
    </w:p>
    <w:p w14:paraId="7EA91C4F" w14:textId="77777777" w:rsidR="00FA14DF" w:rsidRPr="00A3290E" w:rsidRDefault="00FA14DF" w:rsidP="00FA14DF">
      <w:pPr>
        <w:numPr>
          <w:ilvl w:val="1"/>
          <w:numId w:val="25"/>
        </w:numPr>
      </w:pPr>
      <w:r w:rsidRPr="00A3290E">
        <w:t xml:space="preserve">Developed a tuned </w:t>
      </w:r>
      <w:proofErr w:type="spellStart"/>
      <w:r w:rsidRPr="00A3290E">
        <w:t>XGBoost</w:t>
      </w:r>
      <w:proofErr w:type="spellEnd"/>
      <w:r w:rsidRPr="00A3290E">
        <w:t xml:space="preserve"> model with exceptional performance (test F1: ~0.911, ROC AUC: ~0.990), effectively identifying churned customers (recall: ~0.974).</w:t>
      </w:r>
    </w:p>
    <w:p w14:paraId="38AFFDF5" w14:textId="77777777" w:rsidR="00FA14DF" w:rsidRPr="00A3290E" w:rsidRDefault="00FA14DF" w:rsidP="00FA14DF">
      <w:pPr>
        <w:numPr>
          <w:ilvl w:val="1"/>
          <w:numId w:val="25"/>
        </w:numPr>
      </w:pPr>
      <w:r w:rsidRPr="00A3290E">
        <w:t>Trained a Logistic Regression model, though it underperformed (test F1: 0.560) due to overfitting (F1 gap: 0.285).</w:t>
      </w:r>
    </w:p>
    <w:p w14:paraId="52AE7233" w14:textId="77777777" w:rsidR="00FA14DF" w:rsidRPr="00A3290E" w:rsidRDefault="00FA14DF" w:rsidP="00FA14DF">
      <w:pPr>
        <w:numPr>
          <w:ilvl w:val="1"/>
          <w:numId w:val="25"/>
        </w:numPr>
      </w:pPr>
      <w:r w:rsidRPr="00A3290E">
        <w:t>Planned Random Forest integration (expected F1: ~0.866), enhancing future robustness.</w:t>
      </w:r>
    </w:p>
    <w:p w14:paraId="095FF256" w14:textId="77777777" w:rsidR="00FA14DF" w:rsidRPr="00A3290E" w:rsidRDefault="00FA14DF" w:rsidP="00FA14DF">
      <w:pPr>
        <w:numPr>
          <w:ilvl w:val="0"/>
          <w:numId w:val="25"/>
        </w:numPr>
      </w:pPr>
      <w:r w:rsidRPr="00A3290E">
        <w:t>Churn Drivers:</w:t>
      </w:r>
    </w:p>
    <w:p w14:paraId="40E07E9F" w14:textId="77777777" w:rsidR="00FA14DF" w:rsidRPr="00A3290E" w:rsidRDefault="00FA14DF" w:rsidP="00FA14DF">
      <w:pPr>
        <w:numPr>
          <w:ilvl w:val="1"/>
          <w:numId w:val="25"/>
        </w:numPr>
      </w:pPr>
      <w:r w:rsidRPr="00A3290E">
        <w:t xml:space="preserve">Identified key predictors: low </w:t>
      </w:r>
      <w:proofErr w:type="spellStart"/>
      <w:r w:rsidRPr="00A3290E">
        <w:t>SatisfactionScore</w:t>
      </w:r>
      <w:proofErr w:type="spellEnd"/>
      <w:r w:rsidRPr="00A3290E">
        <w:t xml:space="preserve"> (churn rate: </w:t>
      </w:r>
      <w:del w:id="1" w:author="Unknown">
        <w:r w:rsidRPr="00A3290E">
          <w:delText>30% for scores 1–2), short Tenure (</w:delText>
        </w:r>
      </w:del>
      <w:r w:rsidRPr="00A3290E">
        <w:t xml:space="preserve">40% for &lt;6 months), </w:t>
      </w:r>
      <w:proofErr w:type="spellStart"/>
      <w:r w:rsidRPr="00A3290E">
        <w:t>MaritalStatus_divorced</w:t>
      </w:r>
      <w:proofErr w:type="spellEnd"/>
      <w:r w:rsidRPr="00A3290E">
        <w:t xml:space="preserve"> (~25%), and high Complain.</w:t>
      </w:r>
    </w:p>
    <w:p w14:paraId="7F666822" w14:textId="77777777" w:rsidR="00FA14DF" w:rsidRPr="00A3290E" w:rsidRDefault="00FA14DF" w:rsidP="00FA14DF">
      <w:pPr>
        <w:numPr>
          <w:ilvl w:val="1"/>
          <w:numId w:val="25"/>
        </w:numPr>
      </w:pPr>
      <w:r w:rsidRPr="00A3290E">
        <w:t>Feature importance plots (e.g., xgb_top10_feature_importances_retuned.png) highlighted actionable factors.</w:t>
      </w:r>
    </w:p>
    <w:p w14:paraId="64D2BE74" w14:textId="77777777" w:rsidR="00FA14DF" w:rsidRPr="00A3290E" w:rsidRDefault="00FA14DF" w:rsidP="00FA14DF">
      <w:pPr>
        <w:numPr>
          <w:ilvl w:val="0"/>
          <w:numId w:val="25"/>
        </w:numPr>
      </w:pPr>
      <w:r w:rsidRPr="00A3290E">
        <w:t>Visualization:</w:t>
      </w:r>
    </w:p>
    <w:p w14:paraId="03E157DD" w14:textId="77777777" w:rsidR="00FA14DF" w:rsidRPr="00A3290E" w:rsidRDefault="00FA14DF" w:rsidP="00FA14DF">
      <w:pPr>
        <w:numPr>
          <w:ilvl w:val="1"/>
          <w:numId w:val="25"/>
        </w:numPr>
      </w:pPr>
      <w:r w:rsidRPr="00A3290E">
        <w:t xml:space="preserve">Created Tableau dashboards (using churn_predictions.csv) with visuals like churn rate by </w:t>
      </w:r>
      <w:proofErr w:type="spellStart"/>
      <w:r w:rsidRPr="00A3290E">
        <w:t>MaritalStatus</w:t>
      </w:r>
      <w:proofErr w:type="spellEnd"/>
      <w:r w:rsidRPr="00A3290E">
        <w:t xml:space="preserve"> and churn probability histograms, enabling stakeholder exploration.</w:t>
      </w:r>
    </w:p>
    <w:p w14:paraId="76F46617" w14:textId="77777777" w:rsidR="00FA14DF" w:rsidRPr="00A3290E" w:rsidRDefault="00FA14DF" w:rsidP="00FA14DF">
      <w:pPr>
        <w:numPr>
          <w:ilvl w:val="1"/>
          <w:numId w:val="25"/>
        </w:numPr>
      </w:pPr>
      <w:r w:rsidRPr="00A3290E">
        <w:t>Generated notebook plots (e.g., ROC curves, confusion matrices) for model evaluation.</w:t>
      </w:r>
    </w:p>
    <w:p w14:paraId="18FD7206" w14:textId="77777777" w:rsidR="00FA14DF" w:rsidRPr="00A3290E" w:rsidRDefault="00FA14DF" w:rsidP="00FA14DF">
      <w:pPr>
        <w:numPr>
          <w:ilvl w:val="0"/>
          <w:numId w:val="25"/>
        </w:numPr>
      </w:pPr>
      <w:r w:rsidRPr="00A3290E">
        <w:t>Model Optimization:</w:t>
      </w:r>
    </w:p>
    <w:p w14:paraId="4E0C18C9" w14:textId="77777777" w:rsidR="00FA14DF" w:rsidRPr="00A3290E" w:rsidRDefault="00FA14DF" w:rsidP="00FA14DF">
      <w:pPr>
        <w:numPr>
          <w:ilvl w:val="1"/>
          <w:numId w:val="25"/>
        </w:numPr>
      </w:pPr>
      <w:r w:rsidRPr="00A3290E">
        <w:t xml:space="preserve">Tuned models with </w:t>
      </w:r>
      <w:proofErr w:type="spellStart"/>
      <w:r w:rsidRPr="00A3290E">
        <w:t>GridSearchCV</w:t>
      </w:r>
      <w:proofErr w:type="spellEnd"/>
      <w:r w:rsidRPr="00A3290E">
        <w:t xml:space="preserve"> and 5-fold cross-validation, selecting top 10 features to reduce overfitting (e.g., </w:t>
      </w:r>
      <w:proofErr w:type="spellStart"/>
      <w:r w:rsidRPr="00A3290E">
        <w:t>XGBoost</w:t>
      </w:r>
      <w:proofErr w:type="spellEnd"/>
      <w:r w:rsidRPr="00A3290E">
        <w:t xml:space="preserve"> CV F1: ~0.920).</w:t>
      </w:r>
    </w:p>
    <w:p w14:paraId="411FB13C" w14:textId="77777777" w:rsidR="00FA14DF" w:rsidRPr="00A3290E" w:rsidRDefault="00FA14DF" w:rsidP="00FA14DF">
      <w:pPr>
        <w:numPr>
          <w:ilvl w:val="1"/>
          <w:numId w:val="25"/>
        </w:numPr>
      </w:pPr>
      <w:r w:rsidRPr="00A3290E">
        <w:lastRenderedPageBreak/>
        <w:t>Saved models (e.g., tuned_xgb_top10_final_</w:t>
      </w:r>
      <w:proofErr w:type="gramStart"/>
      <w:r w:rsidRPr="00A3290E">
        <w:t>retuned.joblib</w:t>
      </w:r>
      <w:proofErr w:type="gramEnd"/>
      <w:r w:rsidRPr="00A3290E">
        <w:t>) for reproducibility.</w:t>
      </w:r>
    </w:p>
    <w:p w14:paraId="03C92111" w14:textId="77777777" w:rsidR="00FA14DF" w:rsidRPr="00A3290E" w:rsidRDefault="00FA14DF" w:rsidP="00FA14DF">
      <w:r w:rsidRPr="00A3290E">
        <w:t>Key Takeaways and Insights Gained</w:t>
      </w:r>
    </w:p>
    <w:p w14:paraId="56062AE4" w14:textId="77777777" w:rsidR="00FA14DF" w:rsidRPr="00A3290E" w:rsidRDefault="00FA14DF" w:rsidP="00FA14DF">
      <w:pPr>
        <w:numPr>
          <w:ilvl w:val="0"/>
          <w:numId w:val="26"/>
        </w:numPr>
      </w:pPr>
      <w:r w:rsidRPr="00A3290E">
        <w:t>Model Effectiveness:</w:t>
      </w:r>
    </w:p>
    <w:p w14:paraId="45A862FD" w14:textId="77777777" w:rsidR="00FA14DF" w:rsidRPr="00A3290E" w:rsidRDefault="00FA14DF" w:rsidP="00FA14DF">
      <w:pPr>
        <w:numPr>
          <w:ilvl w:val="1"/>
          <w:numId w:val="26"/>
        </w:numPr>
      </w:pPr>
      <w:proofErr w:type="spellStart"/>
      <w:r w:rsidRPr="00A3290E">
        <w:t>XGBoost</w:t>
      </w:r>
      <w:proofErr w:type="spellEnd"/>
      <w:r w:rsidRPr="00A3290E">
        <w:t xml:space="preserve"> is highly effective for imbalanced datasets like e-commerce churn (~16.84% churn), outperforming Logistic Regression due to its ability to model non-linear relationships.</w:t>
      </w:r>
    </w:p>
    <w:p w14:paraId="67EA6EE8" w14:textId="77777777" w:rsidR="00FA14DF" w:rsidRPr="00A3290E" w:rsidRDefault="00FA14DF" w:rsidP="00FA14DF">
      <w:pPr>
        <w:numPr>
          <w:ilvl w:val="1"/>
          <w:numId w:val="26"/>
        </w:numPr>
      </w:pPr>
      <w:r w:rsidRPr="00A3290E">
        <w:t>Logistic Regression’s interpretability is valuable but limited by overfitting and linearity constraints.</w:t>
      </w:r>
    </w:p>
    <w:p w14:paraId="27ADA2CF" w14:textId="77777777" w:rsidR="00FA14DF" w:rsidRPr="00A3290E" w:rsidRDefault="00FA14DF" w:rsidP="00FA14DF">
      <w:pPr>
        <w:numPr>
          <w:ilvl w:val="0"/>
          <w:numId w:val="26"/>
        </w:numPr>
      </w:pPr>
      <w:r w:rsidRPr="00A3290E">
        <w:t>Churn Drivers:</w:t>
      </w:r>
    </w:p>
    <w:p w14:paraId="4B4BA196" w14:textId="77777777" w:rsidR="00FA14DF" w:rsidRPr="00A3290E" w:rsidRDefault="00FA14DF" w:rsidP="00FA14DF">
      <w:pPr>
        <w:numPr>
          <w:ilvl w:val="1"/>
          <w:numId w:val="26"/>
        </w:numPr>
      </w:pPr>
      <w:r w:rsidRPr="00A3290E">
        <w:t>Behavioral factors (</w:t>
      </w:r>
      <w:proofErr w:type="spellStart"/>
      <w:r w:rsidRPr="00A3290E">
        <w:t>SatisfactionScore</w:t>
      </w:r>
      <w:proofErr w:type="spellEnd"/>
      <w:r w:rsidRPr="00A3290E">
        <w:t>, Complain) are critical churn predictors, suggesting retention strategies focus on improving customer experience (e.g., faster complaint resolution).</w:t>
      </w:r>
    </w:p>
    <w:p w14:paraId="2F82CEC9" w14:textId="77777777" w:rsidR="00FA14DF" w:rsidRPr="00A3290E" w:rsidRDefault="00FA14DF" w:rsidP="00FA14DF">
      <w:pPr>
        <w:numPr>
          <w:ilvl w:val="1"/>
          <w:numId w:val="26"/>
        </w:numPr>
      </w:pPr>
      <w:r w:rsidRPr="00A3290E">
        <w:t xml:space="preserve">Short Tenure and </w:t>
      </w:r>
      <w:proofErr w:type="spellStart"/>
      <w:r w:rsidRPr="00A3290E">
        <w:t>MaritalStatus_divorced</w:t>
      </w:r>
      <w:proofErr w:type="spellEnd"/>
      <w:r w:rsidRPr="00A3290E">
        <w:t xml:space="preserve"> indicate high-risk segments, warranting targeted interventions like onboarding support or personalized offers.</w:t>
      </w:r>
    </w:p>
    <w:p w14:paraId="4843BFF3" w14:textId="77777777" w:rsidR="00FA14DF" w:rsidRPr="00A3290E" w:rsidRDefault="00FA14DF" w:rsidP="00FA14DF">
      <w:pPr>
        <w:numPr>
          <w:ilvl w:val="1"/>
          <w:numId w:val="26"/>
        </w:numPr>
      </w:pPr>
      <w:r w:rsidRPr="00A3290E">
        <w:t xml:space="preserve">High </w:t>
      </w:r>
      <w:proofErr w:type="spellStart"/>
      <w:r w:rsidRPr="00A3290E">
        <w:t>CashbackAmount</w:t>
      </w:r>
      <w:proofErr w:type="spellEnd"/>
      <w:r w:rsidRPr="00A3290E">
        <w:t xml:space="preserve"> reduces churn, supporting incentive-based retention.</w:t>
      </w:r>
    </w:p>
    <w:p w14:paraId="2A6349E1" w14:textId="77777777" w:rsidR="00FA14DF" w:rsidRPr="00A3290E" w:rsidRDefault="00FA14DF" w:rsidP="00FA14DF">
      <w:pPr>
        <w:numPr>
          <w:ilvl w:val="0"/>
          <w:numId w:val="26"/>
        </w:numPr>
      </w:pPr>
      <w:r w:rsidRPr="00A3290E">
        <w:t>Visualization Impact:</w:t>
      </w:r>
    </w:p>
    <w:p w14:paraId="3E16044C" w14:textId="77777777" w:rsidR="00FA14DF" w:rsidRPr="00A3290E" w:rsidRDefault="00FA14DF" w:rsidP="00FA14DF">
      <w:pPr>
        <w:numPr>
          <w:ilvl w:val="1"/>
          <w:numId w:val="26"/>
        </w:numPr>
      </w:pPr>
      <w:r w:rsidRPr="00A3290E">
        <w:t>Tableau dashboards provided actionable insights (e.g., 25% churn for divorced customers), enhancing stakeholder decision-making.</w:t>
      </w:r>
    </w:p>
    <w:p w14:paraId="6DAF9CFE" w14:textId="77777777" w:rsidR="00FA14DF" w:rsidRPr="00A3290E" w:rsidRDefault="00FA14DF" w:rsidP="00FA14DF">
      <w:pPr>
        <w:numPr>
          <w:ilvl w:val="1"/>
          <w:numId w:val="26"/>
        </w:numPr>
      </w:pPr>
      <w:r w:rsidRPr="00A3290E">
        <w:t xml:space="preserve">Interactive filters (e.g., by </w:t>
      </w:r>
      <w:proofErr w:type="spellStart"/>
      <w:r w:rsidRPr="00A3290E">
        <w:t>PreferredLoginDevice</w:t>
      </w:r>
      <w:proofErr w:type="spellEnd"/>
      <w:r w:rsidRPr="00A3290E">
        <w:t>) balanced complexity and usability.</w:t>
      </w:r>
    </w:p>
    <w:p w14:paraId="69CA30BD" w14:textId="77777777" w:rsidR="00FA14DF" w:rsidRDefault="00FA14DF" w:rsidP="00FA14DF">
      <w:r w:rsidRPr="00A3290E">
        <w:t>The project successfully built a predictive framework for e-commerce churn, delivering high-performing models and actionable visualizations. Future enhancements, such as ensemble modeling, real-time deployment, and richer data, will further strengthen its impact on customer retention strategies.</w:t>
      </w:r>
    </w:p>
    <w:p w14:paraId="3E22114E" w14:textId="77777777" w:rsidR="005B4B22" w:rsidRDefault="005B4B22" w:rsidP="00FA14DF"/>
    <w:p w14:paraId="32D4ECE7" w14:textId="77777777" w:rsidR="005B4B22" w:rsidRDefault="005B4B22" w:rsidP="00FA14DF"/>
    <w:p w14:paraId="373EE25B" w14:textId="77777777" w:rsidR="005B4B22" w:rsidRDefault="005B4B22" w:rsidP="00FA14DF"/>
    <w:p w14:paraId="4B9E1C2D" w14:textId="77777777" w:rsidR="005B4B22" w:rsidRDefault="005B4B22" w:rsidP="00FA14DF"/>
    <w:p w14:paraId="59D1343F" w14:textId="77777777" w:rsidR="005B4B22" w:rsidRDefault="005B4B22" w:rsidP="00FA14DF"/>
    <w:p w14:paraId="076D3587" w14:textId="77777777" w:rsidR="005B4B22" w:rsidRDefault="005B4B22" w:rsidP="00FA14DF"/>
    <w:p w14:paraId="5ADA6103" w14:textId="77777777" w:rsidR="005B4B22" w:rsidRDefault="005B4B22" w:rsidP="00FA14DF"/>
    <w:p w14:paraId="56B39D62" w14:textId="77777777" w:rsidR="005B4B22" w:rsidRPr="00A3290E" w:rsidRDefault="005B4B22" w:rsidP="00FA14DF"/>
    <w:p w14:paraId="42F2915D" w14:textId="77777777" w:rsidR="005B4B22" w:rsidRPr="005B4B22" w:rsidRDefault="005B4B22" w:rsidP="005B4B22">
      <w:pPr>
        <w:rPr>
          <w:b/>
          <w:bCs/>
        </w:rPr>
      </w:pPr>
      <w:r w:rsidRPr="005B4B22">
        <w:rPr>
          <w:b/>
          <w:bCs/>
        </w:rPr>
        <w:lastRenderedPageBreak/>
        <w:t>Reference (e.g. dataset)</w:t>
      </w:r>
    </w:p>
    <w:p w14:paraId="060AB5BE" w14:textId="77777777" w:rsidR="005B4B22" w:rsidRPr="005B4B22" w:rsidRDefault="005B4B22" w:rsidP="005B4B22">
      <w:r w:rsidRPr="005B4B22">
        <w:t>https://www.kaggle.com/datasets/ankitverma2010/ecommerce-customer-churn-analysis-and-prediction</w:t>
      </w:r>
    </w:p>
    <w:p w14:paraId="16CF413D" w14:textId="77777777" w:rsidR="005B4B22" w:rsidRPr="005B4B22" w:rsidRDefault="005B4B22" w:rsidP="005B4B22"/>
    <w:p w14:paraId="6EBF7F03" w14:textId="77777777" w:rsidR="005B4B22" w:rsidRPr="005B4B22" w:rsidRDefault="005B4B22" w:rsidP="005B4B22">
      <w:pPr>
        <w:rPr>
          <w:b/>
          <w:bCs/>
        </w:rPr>
      </w:pPr>
      <w:r w:rsidRPr="005B4B22">
        <w:rPr>
          <w:b/>
          <w:bCs/>
        </w:rPr>
        <w:t>Distribution of Work</w:t>
      </w:r>
    </w:p>
    <w:p w14:paraId="4A3504A4" w14:textId="77777777" w:rsidR="005B4B22" w:rsidRDefault="005B4B22" w:rsidP="005B4B22">
      <w:r>
        <w:t>This project was solely completed by AU Lok Yee</w:t>
      </w:r>
    </w:p>
    <w:p w14:paraId="4DD4B18E" w14:textId="77777777" w:rsidR="005B4B22" w:rsidRDefault="005B4B22" w:rsidP="005B4B22"/>
    <w:p w14:paraId="3C4298AC" w14:textId="77777777" w:rsidR="005B4B22" w:rsidRDefault="005B4B22" w:rsidP="005B4B22"/>
    <w:p w14:paraId="140714FC" w14:textId="77777777" w:rsidR="005B4B22" w:rsidRDefault="005B4B22" w:rsidP="005B4B22"/>
    <w:p w14:paraId="5C8482A4" w14:textId="77777777" w:rsidR="005B4B22" w:rsidRDefault="005B4B22" w:rsidP="005B4B22"/>
    <w:p w14:paraId="7B690B3B" w14:textId="77777777" w:rsidR="005B4B22" w:rsidRDefault="005B4B22" w:rsidP="005B4B22"/>
    <w:p w14:paraId="55F34FD8" w14:textId="77777777" w:rsidR="005B4B22" w:rsidRDefault="005B4B22" w:rsidP="005B4B22"/>
    <w:p w14:paraId="3E5A7112" w14:textId="77777777" w:rsidR="005B4B22" w:rsidRDefault="005B4B22" w:rsidP="005B4B22"/>
    <w:p w14:paraId="483DECCE" w14:textId="77777777" w:rsidR="005B4B22" w:rsidRDefault="005B4B22" w:rsidP="005B4B22"/>
    <w:p w14:paraId="7D8E875C" w14:textId="77777777" w:rsidR="005B4B22" w:rsidRDefault="005B4B22" w:rsidP="005B4B22"/>
    <w:p w14:paraId="720175A2" w14:textId="77777777" w:rsidR="005B4B22" w:rsidRDefault="005B4B22" w:rsidP="005B4B22"/>
    <w:p w14:paraId="5F00518E" w14:textId="77777777" w:rsidR="005B4B22" w:rsidRDefault="005B4B22" w:rsidP="005B4B22"/>
    <w:p w14:paraId="4E1EA799" w14:textId="77777777" w:rsidR="005B4B22" w:rsidRDefault="005B4B22" w:rsidP="005B4B22"/>
    <w:p w14:paraId="595B2FE0" w14:textId="77777777" w:rsidR="005B4B22" w:rsidRDefault="005B4B22" w:rsidP="005B4B22"/>
    <w:p w14:paraId="6D355216" w14:textId="77777777" w:rsidR="005B4B22" w:rsidRDefault="005B4B22" w:rsidP="005B4B22"/>
    <w:p w14:paraId="2281D270" w14:textId="77777777" w:rsidR="005B4B22" w:rsidRDefault="005B4B22" w:rsidP="005B4B22"/>
    <w:p w14:paraId="75651131" w14:textId="77777777" w:rsidR="005B4B22" w:rsidRDefault="005B4B22" w:rsidP="005B4B22"/>
    <w:p w14:paraId="6D2C42C5" w14:textId="77777777" w:rsidR="005B4B22" w:rsidRDefault="005B4B22" w:rsidP="005B4B22"/>
    <w:p w14:paraId="682E446B" w14:textId="77777777" w:rsidR="005B4B22" w:rsidRDefault="005B4B22" w:rsidP="005B4B22"/>
    <w:p w14:paraId="703DA454" w14:textId="77777777" w:rsidR="005B4B22" w:rsidRDefault="005B4B22" w:rsidP="005B4B22"/>
    <w:p w14:paraId="3B3DA887" w14:textId="77777777" w:rsidR="005B4B22" w:rsidRDefault="005B4B22" w:rsidP="005B4B22"/>
    <w:p w14:paraId="4601E4F4" w14:textId="77777777" w:rsidR="005B4B22" w:rsidRDefault="005B4B22" w:rsidP="005B4B22"/>
    <w:p w14:paraId="76EE3259" w14:textId="77777777" w:rsidR="005B4B22" w:rsidRDefault="005B4B22" w:rsidP="005B4B22"/>
    <w:p w14:paraId="43789B50" w14:textId="6EFFEDED" w:rsidR="005B4B22" w:rsidRDefault="005B4B22" w:rsidP="005B4B22">
      <w:pPr>
        <w:rPr>
          <w:b/>
          <w:bCs/>
          <w:u w:val="single"/>
        </w:rPr>
      </w:pPr>
      <w:r w:rsidRPr="005B4B22">
        <w:rPr>
          <w:b/>
          <w:bCs/>
          <w:u w:val="single"/>
        </w:rPr>
        <w:lastRenderedPageBreak/>
        <w:t>Appendix</w:t>
      </w:r>
    </w:p>
    <w:p w14:paraId="33E28061" w14:textId="49DB40E8" w:rsidR="00DD179A" w:rsidRPr="00DD179A" w:rsidRDefault="00DD179A" w:rsidP="005B4B22">
      <w:pPr>
        <w:rPr>
          <w:b/>
          <w:bCs/>
        </w:rPr>
      </w:pPr>
      <w:r w:rsidRPr="00DD179A">
        <w:rPr>
          <w:b/>
          <w:bCs/>
        </w:rPr>
        <w:t>EDA</w:t>
      </w:r>
    </w:p>
    <w:p w14:paraId="2C472917" w14:textId="594A526F" w:rsidR="00210153" w:rsidRDefault="00DD179A" w:rsidP="005B4B22">
      <w:pPr>
        <w:rPr>
          <w:b/>
          <w:bCs/>
          <w:u w:val="single"/>
        </w:rPr>
      </w:pPr>
      <w:r w:rsidRPr="00210153">
        <w:rPr>
          <w:b/>
          <w:bCs/>
          <w:noProof/>
          <w:u w:val="single"/>
        </w:rPr>
        <w:drawing>
          <wp:inline distT="0" distB="0" distL="0" distR="0" wp14:anchorId="13496004" wp14:editId="00F53E51">
            <wp:extent cx="4130244" cy="5519937"/>
            <wp:effectExtent l="38100" t="38100" r="41910" b="43180"/>
            <wp:docPr id="1239442748" name="Content Placeholder 4">
              <a:extLst xmlns:a="http://schemas.openxmlformats.org/drawingml/2006/main">
                <a:ext uri="{FF2B5EF4-FFF2-40B4-BE49-F238E27FC236}">
                  <a16:creationId xmlns:a16="http://schemas.microsoft.com/office/drawing/2014/main" id="{6F4974F2-BF0F-9E2D-B8D5-CB03DC88FE2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F4974F2-BF0F-9E2D-B8D5-CB03DC88FE2B}"/>
                        </a:ext>
                      </a:extLst>
                    </pic:cNvPr>
                    <pic:cNvPicPr>
                      <a:picLocks noGrp="1" noChangeAspect="1"/>
                    </pic:cNvPicPr>
                  </pic:nvPicPr>
                  <pic:blipFill>
                    <a:blip r:embed="rId6"/>
                    <a:stretch>
                      <a:fillRect/>
                    </a:stretch>
                  </pic:blipFill>
                  <pic:spPr>
                    <a:xfrm>
                      <a:off x="0" y="0"/>
                      <a:ext cx="4130244" cy="5519937"/>
                    </a:xfrm>
                    <a:prstGeom prst="rect">
                      <a:avLst/>
                    </a:prstGeom>
                    <a:effectLst>
                      <a:outerShdw blurRad="25400" dir="17880000">
                        <a:srgbClr val="000000">
                          <a:alpha val="46000"/>
                        </a:srgbClr>
                      </a:outerShdw>
                    </a:effectLst>
                  </pic:spPr>
                </pic:pic>
              </a:graphicData>
            </a:graphic>
          </wp:inline>
        </w:drawing>
      </w:r>
    </w:p>
    <w:p w14:paraId="3B34BD66" w14:textId="29978126" w:rsidR="00210153" w:rsidRDefault="00210153" w:rsidP="005B4B22">
      <w:pPr>
        <w:rPr>
          <w:noProof/>
        </w:rPr>
      </w:pPr>
      <w:r w:rsidRPr="00210153">
        <w:rPr>
          <w:b/>
          <w:bCs/>
          <w:noProof/>
          <w:u w:val="single"/>
        </w:rPr>
        <w:lastRenderedPageBreak/>
        <w:drawing>
          <wp:inline distT="0" distB="0" distL="0" distR="0" wp14:anchorId="4D72B4D1" wp14:editId="31E20126">
            <wp:extent cx="6400800" cy="4251325"/>
            <wp:effectExtent l="0" t="0" r="0" b="0"/>
            <wp:docPr id="1963411724" name="Picture 8">
              <a:extLst xmlns:a="http://schemas.openxmlformats.org/drawingml/2006/main">
                <a:ext uri="{FF2B5EF4-FFF2-40B4-BE49-F238E27FC236}">
                  <a16:creationId xmlns:a16="http://schemas.microsoft.com/office/drawing/2014/main" id="{339477C0-449F-4A4E-E850-9A3AE89557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339477C0-449F-4A4E-E850-9A3AE89557EB}"/>
                        </a:ext>
                      </a:extLst>
                    </pic:cNvPr>
                    <pic:cNvPicPr>
                      <a:picLocks noChangeAspect="1"/>
                    </pic:cNvPicPr>
                  </pic:nvPicPr>
                  <pic:blipFill>
                    <a:blip r:embed="rId7"/>
                    <a:stretch>
                      <a:fillRect/>
                    </a:stretch>
                  </pic:blipFill>
                  <pic:spPr>
                    <a:xfrm>
                      <a:off x="0" y="0"/>
                      <a:ext cx="6400800" cy="4251325"/>
                    </a:xfrm>
                    <a:prstGeom prst="rect">
                      <a:avLst/>
                    </a:prstGeom>
                  </pic:spPr>
                </pic:pic>
              </a:graphicData>
            </a:graphic>
          </wp:inline>
        </w:drawing>
      </w:r>
      <w:r w:rsidRPr="00210153">
        <w:rPr>
          <w:noProof/>
        </w:rPr>
        <w:t xml:space="preserve"> </w:t>
      </w:r>
      <w:r w:rsidRPr="00210153">
        <w:rPr>
          <w:noProof/>
        </w:rPr>
        <w:drawing>
          <wp:inline distT="0" distB="0" distL="0" distR="0" wp14:anchorId="068D003C" wp14:editId="5AE798F0">
            <wp:extent cx="6400800" cy="4251325"/>
            <wp:effectExtent l="0" t="0" r="0" b="0"/>
            <wp:docPr id="4" name="Picture 3">
              <a:extLst xmlns:a="http://schemas.openxmlformats.org/drawingml/2006/main">
                <a:ext uri="{FF2B5EF4-FFF2-40B4-BE49-F238E27FC236}">
                  <a16:creationId xmlns:a16="http://schemas.microsoft.com/office/drawing/2014/main" id="{BDE226DC-8EDB-573B-C7E3-D0752F97B5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DE226DC-8EDB-573B-C7E3-D0752F97B565}"/>
                        </a:ext>
                      </a:extLst>
                    </pic:cNvPr>
                    <pic:cNvPicPr>
                      <a:picLocks noChangeAspect="1"/>
                    </pic:cNvPicPr>
                  </pic:nvPicPr>
                  <pic:blipFill>
                    <a:blip r:embed="rId8"/>
                    <a:stretch>
                      <a:fillRect/>
                    </a:stretch>
                  </pic:blipFill>
                  <pic:spPr>
                    <a:xfrm>
                      <a:off x="0" y="0"/>
                      <a:ext cx="6400800" cy="4251325"/>
                    </a:xfrm>
                    <a:prstGeom prst="rect">
                      <a:avLst/>
                    </a:prstGeom>
                  </pic:spPr>
                </pic:pic>
              </a:graphicData>
            </a:graphic>
          </wp:inline>
        </w:drawing>
      </w:r>
      <w:r w:rsidRPr="00210153">
        <w:rPr>
          <w:noProof/>
        </w:rPr>
        <w:t xml:space="preserve"> </w:t>
      </w:r>
      <w:r w:rsidRPr="00210153">
        <w:rPr>
          <w:noProof/>
        </w:rPr>
        <w:lastRenderedPageBreak/>
        <w:drawing>
          <wp:inline distT="0" distB="0" distL="0" distR="0" wp14:anchorId="0F51B23C" wp14:editId="27E35B00">
            <wp:extent cx="6400800" cy="5093970"/>
            <wp:effectExtent l="0" t="0" r="0" b="0"/>
            <wp:docPr id="1871984208" name="Picture 4">
              <a:extLst xmlns:a="http://schemas.openxmlformats.org/drawingml/2006/main">
                <a:ext uri="{FF2B5EF4-FFF2-40B4-BE49-F238E27FC236}">
                  <a16:creationId xmlns:a16="http://schemas.microsoft.com/office/drawing/2014/main" id="{28386AB7-5375-640A-5E0D-A1727E4BE3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8386AB7-5375-640A-5E0D-A1727E4BE345}"/>
                        </a:ext>
                      </a:extLst>
                    </pic:cNvPr>
                    <pic:cNvPicPr>
                      <a:picLocks noChangeAspect="1"/>
                    </pic:cNvPicPr>
                  </pic:nvPicPr>
                  <pic:blipFill>
                    <a:blip r:embed="rId9"/>
                    <a:stretch>
                      <a:fillRect/>
                    </a:stretch>
                  </pic:blipFill>
                  <pic:spPr>
                    <a:xfrm>
                      <a:off x="0" y="0"/>
                      <a:ext cx="6400800" cy="5093970"/>
                    </a:xfrm>
                    <a:prstGeom prst="rect">
                      <a:avLst/>
                    </a:prstGeom>
                  </pic:spPr>
                </pic:pic>
              </a:graphicData>
            </a:graphic>
          </wp:inline>
        </w:drawing>
      </w:r>
    </w:p>
    <w:p w14:paraId="28429C6B" w14:textId="77777777" w:rsidR="00DD179A" w:rsidRDefault="00DD179A" w:rsidP="005B4B22">
      <w:pPr>
        <w:rPr>
          <w:noProof/>
        </w:rPr>
      </w:pPr>
    </w:p>
    <w:p w14:paraId="6926CAC1" w14:textId="77777777" w:rsidR="00DD179A" w:rsidRDefault="00DD179A" w:rsidP="005B4B22">
      <w:pPr>
        <w:rPr>
          <w:noProof/>
        </w:rPr>
      </w:pPr>
    </w:p>
    <w:p w14:paraId="1B3D07BD" w14:textId="77777777" w:rsidR="00DD179A" w:rsidRDefault="00DD179A" w:rsidP="005B4B22">
      <w:pPr>
        <w:rPr>
          <w:noProof/>
        </w:rPr>
      </w:pPr>
    </w:p>
    <w:p w14:paraId="3B123074" w14:textId="77777777" w:rsidR="00DD179A" w:rsidRDefault="00DD179A" w:rsidP="005B4B22">
      <w:pPr>
        <w:rPr>
          <w:noProof/>
        </w:rPr>
      </w:pPr>
    </w:p>
    <w:p w14:paraId="1211BD90" w14:textId="77777777" w:rsidR="00DD179A" w:rsidRDefault="00DD179A" w:rsidP="005B4B22">
      <w:pPr>
        <w:rPr>
          <w:noProof/>
        </w:rPr>
      </w:pPr>
    </w:p>
    <w:p w14:paraId="5B3A290D" w14:textId="77777777" w:rsidR="00DD179A" w:rsidRDefault="00DD179A" w:rsidP="005B4B22">
      <w:pPr>
        <w:rPr>
          <w:noProof/>
        </w:rPr>
      </w:pPr>
    </w:p>
    <w:p w14:paraId="4A1B6E96" w14:textId="77777777" w:rsidR="00DD179A" w:rsidRDefault="00DD179A" w:rsidP="005B4B22">
      <w:pPr>
        <w:rPr>
          <w:noProof/>
        </w:rPr>
      </w:pPr>
    </w:p>
    <w:p w14:paraId="3914DA4F" w14:textId="77777777" w:rsidR="00DD179A" w:rsidRDefault="00DD179A" w:rsidP="005B4B22">
      <w:pPr>
        <w:rPr>
          <w:noProof/>
        </w:rPr>
      </w:pPr>
    </w:p>
    <w:p w14:paraId="76BBFA22" w14:textId="77777777" w:rsidR="00DD179A" w:rsidRDefault="00DD179A" w:rsidP="005B4B22">
      <w:pPr>
        <w:rPr>
          <w:noProof/>
        </w:rPr>
      </w:pPr>
    </w:p>
    <w:p w14:paraId="268825AE" w14:textId="77777777" w:rsidR="00DD179A" w:rsidRDefault="00DD179A" w:rsidP="005B4B22">
      <w:pPr>
        <w:rPr>
          <w:noProof/>
        </w:rPr>
      </w:pPr>
    </w:p>
    <w:p w14:paraId="1D3B1A0C" w14:textId="77777777" w:rsidR="00DD179A" w:rsidRPr="005B4B22" w:rsidRDefault="00DD179A" w:rsidP="005B4B22">
      <w:pPr>
        <w:rPr>
          <w:b/>
          <w:bCs/>
          <w:u w:val="single"/>
        </w:rPr>
      </w:pPr>
    </w:p>
    <w:p w14:paraId="33BC0111" w14:textId="40FB519F" w:rsidR="005B4B22" w:rsidRDefault="005B4B22" w:rsidP="005B4B22">
      <w:pPr>
        <w:rPr>
          <w:b/>
          <w:bCs/>
        </w:rPr>
      </w:pPr>
      <w:r>
        <w:rPr>
          <w:b/>
          <w:bCs/>
        </w:rPr>
        <w:lastRenderedPageBreak/>
        <w:t>Tableau Dashboards</w:t>
      </w:r>
    </w:p>
    <w:p w14:paraId="6A6C3EC9" w14:textId="494F870A" w:rsidR="005B4B22" w:rsidRDefault="005B4B22" w:rsidP="005B4B22">
      <w:pPr>
        <w:rPr>
          <w:b/>
          <w:bCs/>
        </w:rPr>
      </w:pPr>
      <w:r w:rsidRPr="005B4B22">
        <w:rPr>
          <w:b/>
          <w:bCs/>
          <w:noProof/>
        </w:rPr>
        <w:drawing>
          <wp:inline distT="0" distB="0" distL="0" distR="0" wp14:anchorId="0AFC7363" wp14:editId="1479D060">
            <wp:extent cx="6400800" cy="4492625"/>
            <wp:effectExtent l="0" t="0" r="0" b="3175"/>
            <wp:docPr id="1188654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54371" name=""/>
                    <pic:cNvPicPr/>
                  </pic:nvPicPr>
                  <pic:blipFill>
                    <a:blip r:embed="rId10"/>
                    <a:stretch>
                      <a:fillRect/>
                    </a:stretch>
                  </pic:blipFill>
                  <pic:spPr>
                    <a:xfrm>
                      <a:off x="0" y="0"/>
                      <a:ext cx="6400800" cy="4492625"/>
                    </a:xfrm>
                    <a:prstGeom prst="rect">
                      <a:avLst/>
                    </a:prstGeom>
                  </pic:spPr>
                </pic:pic>
              </a:graphicData>
            </a:graphic>
          </wp:inline>
        </w:drawing>
      </w:r>
    </w:p>
    <w:p w14:paraId="1A580DE7" w14:textId="7901E59F" w:rsidR="005B4B22" w:rsidRDefault="005B4B22" w:rsidP="005B4B22">
      <w:pPr>
        <w:rPr>
          <w:noProof/>
        </w:rPr>
      </w:pPr>
      <w:r w:rsidRPr="005B4B22">
        <w:rPr>
          <w:b/>
          <w:bCs/>
          <w:noProof/>
        </w:rPr>
        <w:lastRenderedPageBreak/>
        <w:drawing>
          <wp:inline distT="0" distB="0" distL="0" distR="0" wp14:anchorId="7112B0BE" wp14:editId="0ABB4BE6">
            <wp:extent cx="6400800" cy="4495800"/>
            <wp:effectExtent l="0" t="0" r="0" b="0"/>
            <wp:docPr id="1894979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79696" name=""/>
                    <pic:cNvPicPr/>
                  </pic:nvPicPr>
                  <pic:blipFill>
                    <a:blip r:embed="rId11"/>
                    <a:stretch>
                      <a:fillRect/>
                    </a:stretch>
                  </pic:blipFill>
                  <pic:spPr>
                    <a:xfrm>
                      <a:off x="0" y="0"/>
                      <a:ext cx="6400800" cy="4495800"/>
                    </a:xfrm>
                    <a:prstGeom prst="rect">
                      <a:avLst/>
                    </a:prstGeom>
                  </pic:spPr>
                </pic:pic>
              </a:graphicData>
            </a:graphic>
          </wp:inline>
        </w:drawing>
      </w:r>
      <w:r w:rsidRPr="005B4B22">
        <w:rPr>
          <w:noProof/>
        </w:rPr>
        <w:t xml:space="preserve"> </w:t>
      </w:r>
      <w:r w:rsidRPr="005B4B22">
        <w:rPr>
          <w:b/>
          <w:bCs/>
          <w:noProof/>
        </w:rPr>
        <w:lastRenderedPageBreak/>
        <w:drawing>
          <wp:inline distT="0" distB="0" distL="0" distR="0" wp14:anchorId="1522CE4A" wp14:editId="0FE1C68A">
            <wp:extent cx="6400800" cy="4440555"/>
            <wp:effectExtent l="0" t="0" r="0" b="0"/>
            <wp:docPr id="613026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26307" name=""/>
                    <pic:cNvPicPr/>
                  </pic:nvPicPr>
                  <pic:blipFill>
                    <a:blip r:embed="rId12"/>
                    <a:stretch>
                      <a:fillRect/>
                    </a:stretch>
                  </pic:blipFill>
                  <pic:spPr>
                    <a:xfrm>
                      <a:off x="0" y="0"/>
                      <a:ext cx="6400800" cy="4440555"/>
                    </a:xfrm>
                    <a:prstGeom prst="rect">
                      <a:avLst/>
                    </a:prstGeom>
                  </pic:spPr>
                </pic:pic>
              </a:graphicData>
            </a:graphic>
          </wp:inline>
        </w:drawing>
      </w:r>
    </w:p>
    <w:p w14:paraId="11D05153" w14:textId="77777777" w:rsidR="00DD179A" w:rsidRDefault="00DD179A" w:rsidP="005B4B22">
      <w:pPr>
        <w:rPr>
          <w:noProof/>
        </w:rPr>
      </w:pPr>
    </w:p>
    <w:p w14:paraId="6459D33B" w14:textId="77777777" w:rsidR="00DD179A" w:rsidRDefault="00DD179A" w:rsidP="005B4B22">
      <w:pPr>
        <w:rPr>
          <w:noProof/>
        </w:rPr>
      </w:pPr>
    </w:p>
    <w:p w14:paraId="33893BB9" w14:textId="77777777" w:rsidR="00DD179A" w:rsidRDefault="00DD179A" w:rsidP="005B4B22">
      <w:pPr>
        <w:rPr>
          <w:noProof/>
        </w:rPr>
      </w:pPr>
    </w:p>
    <w:p w14:paraId="484036D0" w14:textId="77777777" w:rsidR="00DD179A" w:rsidRDefault="00DD179A" w:rsidP="005B4B22">
      <w:pPr>
        <w:rPr>
          <w:noProof/>
        </w:rPr>
      </w:pPr>
    </w:p>
    <w:p w14:paraId="6C911593" w14:textId="77777777" w:rsidR="00DD179A" w:rsidRDefault="00DD179A" w:rsidP="005B4B22">
      <w:pPr>
        <w:rPr>
          <w:noProof/>
        </w:rPr>
      </w:pPr>
    </w:p>
    <w:p w14:paraId="2C557675" w14:textId="77777777" w:rsidR="00DD179A" w:rsidRDefault="00DD179A" w:rsidP="005B4B22">
      <w:pPr>
        <w:rPr>
          <w:noProof/>
        </w:rPr>
      </w:pPr>
    </w:p>
    <w:p w14:paraId="676EB295" w14:textId="77777777" w:rsidR="00DD179A" w:rsidRDefault="00DD179A" w:rsidP="005B4B22">
      <w:pPr>
        <w:rPr>
          <w:noProof/>
        </w:rPr>
      </w:pPr>
    </w:p>
    <w:p w14:paraId="6D5432C1" w14:textId="77777777" w:rsidR="00DD179A" w:rsidRDefault="00DD179A" w:rsidP="005B4B22">
      <w:pPr>
        <w:rPr>
          <w:noProof/>
        </w:rPr>
      </w:pPr>
    </w:p>
    <w:p w14:paraId="7E69E9BA" w14:textId="77777777" w:rsidR="00DD179A" w:rsidRDefault="00DD179A" w:rsidP="005B4B22">
      <w:pPr>
        <w:rPr>
          <w:noProof/>
        </w:rPr>
      </w:pPr>
    </w:p>
    <w:p w14:paraId="52111FD9" w14:textId="77777777" w:rsidR="00DD179A" w:rsidRDefault="00DD179A" w:rsidP="005B4B22">
      <w:pPr>
        <w:rPr>
          <w:noProof/>
        </w:rPr>
      </w:pPr>
    </w:p>
    <w:p w14:paraId="6B433125" w14:textId="77777777" w:rsidR="00DD179A" w:rsidRDefault="00DD179A" w:rsidP="005B4B22">
      <w:pPr>
        <w:rPr>
          <w:noProof/>
        </w:rPr>
      </w:pPr>
    </w:p>
    <w:p w14:paraId="117E5A32" w14:textId="77777777" w:rsidR="00DD179A" w:rsidRDefault="00DD179A" w:rsidP="005B4B22">
      <w:pPr>
        <w:rPr>
          <w:noProof/>
        </w:rPr>
      </w:pPr>
    </w:p>
    <w:p w14:paraId="1A9BC56F" w14:textId="77777777" w:rsidR="00DD179A" w:rsidRDefault="00DD179A" w:rsidP="005B4B22">
      <w:pPr>
        <w:rPr>
          <w:noProof/>
        </w:rPr>
      </w:pPr>
    </w:p>
    <w:p w14:paraId="78F78051" w14:textId="5E7FAD40" w:rsidR="00DD179A" w:rsidRPr="005B4B22" w:rsidRDefault="00DD179A" w:rsidP="005B4B22">
      <w:pPr>
        <w:rPr>
          <w:b/>
          <w:bCs/>
        </w:rPr>
      </w:pPr>
      <w:r>
        <w:rPr>
          <w:b/>
          <w:bCs/>
          <w:noProof/>
        </w:rPr>
        <w:lastRenderedPageBreak/>
        <w:t>Result of Machine Learning Model</w:t>
      </w:r>
    </w:p>
    <w:p w14:paraId="7A6B8A35" w14:textId="4DDF2C64" w:rsidR="008F0BD5" w:rsidRDefault="00DD179A" w:rsidP="008F0BD5">
      <w:pPr>
        <w:rPr>
          <w:noProof/>
        </w:rPr>
      </w:pPr>
      <w:r w:rsidRPr="005B4B22">
        <w:rPr>
          <w:noProof/>
        </w:rPr>
        <w:drawing>
          <wp:anchor distT="0" distB="0" distL="114300" distR="114300" simplePos="0" relativeHeight="251660288" behindDoc="0" locked="0" layoutInCell="1" allowOverlap="1" wp14:anchorId="68AC5949" wp14:editId="5C877B46">
            <wp:simplePos x="0" y="0"/>
            <wp:positionH relativeFrom="margin">
              <wp:align>left</wp:align>
            </wp:positionH>
            <wp:positionV relativeFrom="paragraph">
              <wp:posOffset>5602690</wp:posOffset>
            </wp:positionV>
            <wp:extent cx="3937284" cy="2940503"/>
            <wp:effectExtent l="0" t="0" r="6350" b="0"/>
            <wp:wrapNone/>
            <wp:docPr id="9" name="Picture 8">
              <a:extLst xmlns:a="http://schemas.openxmlformats.org/drawingml/2006/main">
                <a:ext uri="{FF2B5EF4-FFF2-40B4-BE49-F238E27FC236}">
                  <a16:creationId xmlns:a16="http://schemas.microsoft.com/office/drawing/2014/main" id="{5238E48C-EFBE-BED2-9A87-CEA3A4384F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5238E48C-EFBE-BED2-9A87-CEA3A4384F3A}"/>
                        </a:ext>
                      </a:extLst>
                    </pic:cNvPr>
                    <pic:cNvPicPr>
                      <a:picLocks noChangeAspect="1"/>
                    </pic:cNvPicPr>
                  </pic:nvPicPr>
                  <pic:blipFill>
                    <a:blip r:embed="rId13"/>
                    <a:stretch>
                      <a:fillRect/>
                    </a:stretch>
                  </pic:blipFill>
                  <pic:spPr>
                    <a:xfrm>
                      <a:off x="0" y="0"/>
                      <a:ext cx="3937284" cy="2940503"/>
                    </a:xfrm>
                    <a:prstGeom prst="rect">
                      <a:avLst/>
                    </a:prstGeom>
                  </pic:spPr>
                </pic:pic>
              </a:graphicData>
            </a:graphic>
          </wp:anchor>
        </w:drawing>
      </w:r>
      <w:r w:rsidR="005B4B22" w:rsidRPr="005B4B22">
        <w:rPr>
          <w:noProof/>
        </w:rPr>
        <w:drawing>
          <wp:inline distT="0" distB="0" distL="0" distR="0" wp14:anchorId="4E93D2B8" wp14:editId="1807BCE8">
            <wp:extent cx="3596575" cy="2686050"/>
            <wp:effectExtent l="0" t="0" r="4445" b="0"/>
            <wp:docPr id="5" name="Picture 4">
              <a:extLst xmlns:a="http://schemas.openxmlformats.org/drawingml/2006/main">
                <a:ext uri="{FF2B5EF4-FFF2-40B4-BE49-F238E27FC236}">
                  <a16:creationId xmlns:a16="http://schemas.microsoft.com/office/drawing/2014/main" id="{44DA44D1-D5F9-3105-DF67-0FEA651CA9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4DA44D1-D5F9-3105-DF67-0FEA651CA9A0}"/>
                        </a:ext>
                      </a:extLst>
                    </pic:cNvPr>
                    <pic:cNvPicPr>
                      <a:picLocks noChangeAspect="1"/>
                    </pic:cNvPicPr>
                  </pic:nvPicPr>
                  <pic:blipFill>
                    <a:blip r:embed="rId14"/>
                    <a:stretch>
                      <a:fillRect/>
                    </a:stretch>
                  </pic:blipFill>
                  <pic:spPr>
                    <a:xfrm>
                      <a:off x="0" y="0"/>
                      <a:ext cx="3596575" cy="2686050"/>
                    </a:xfrm>
                    <a:prstGeom prst="rect">
                      <a:avLst/>
                    </a:prstGeom>
                  </pic:spPr>
                </pic:pic>
              </a:graphicData>
            </a:graphic>
          </wp:inline>
        </w:drawing>
      </w:r>
      <w:r w:rsidR="005B4B22" w:rsidRPr="005B4B22">
        <w:rPr>
          <w:noProof/>
        </w:rPr>
        <w:t xml:space="preserve"> </w:t>
      </w:r>
      <w:r w:rsidR="005B4B22" w:rsidRPr="005B4B22">
        <w:rPr>
          <w:noProof/>
        </w:rPr>
        <w:drawing>
          <wp:inline distT="0" distB="0" distL="0" distR="0" wp14:anchorId="53A79E1C" wp14:editId="60698CD5">
            <wp:extent cx="3742332" cy="2794906"/>
            <wp:effectExtent l="0" t="0" r="0" b="5715"/>
            <wp:docPr id="15" name="Picture 14">
              <a:extLst xmlns:a="http://schemas.openxmlformats.org/drawingml/2006/main">
                <a:ext uri="{FF2B5EF4-FFF2-40B4-BE49-F238E27FC236}">
                  <a16:creationId xmlns:a16="http://schemas.microsoft.com/office/drawing/2014/main" id="{7E72AEC0-7D44-43ED-C9F4-BD655E1286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7E72AEC0-7D44-43ED-C9F4-BD655E12866C}"/>
                        </a:ext>
                      </a:extLst>
                    </pic:cNvPr>
                    <pic:cNvPicPr>
                      <a:picLocks noChangeAspect="1"/>
                    </pic:cNvPicPr>
                  </pic:nvPicPr>
                  <pic:blipFill>
                    <a:blip r:embed="rId15"/>
                    <a:stretch>
                      <a:fillRect/>
                    </a:stretch>
                  </pic:blipFill>
                  <pic:spPr>
                    <a:xfrm>
                      <a:off x="0" y="0"/>
                      <a:ext cx="3742332" cy="2794906"/>
                    </a:xfrm>
                    <a:prstGeom prst="rect">
                      <a:avLst/>
                    </a:prstGeom>
                  </pic:spPr>
                </pic:pic>
              </a:graphicData>
            </a:graphic>
          </wp:inline>
        </w:drawing>
      </w:r>
      <w:r w:rsidR="005B4B22" w:rsidRPr="005B4B22">
        <w:rPr>
          <w:noProof/>
        </w:rPr>
        <w:t xml:space="preserve"> </w:t>
      </w:r>
      <w:r w:rsidR="005B4B22" w:rsidRPr="005B4B22">
        <w:rPr>
          <w:noProof/>
        </w:rPr>
        <w:lastRenderedPageBreak/>
        <w:drawing>
          <wp:inline distT="0" distB="0" distL="0" distR="0" wp14:anchorId="493028D8" wp14:editId="579BC4E1">
            <wp:extent cx="4656965" cy="3477986"/>
            <wp:effectExtent l="0" t="0" r="0" b="8255"/>
            <wp:docPr id="7" name="Picture 6">
              <a:extLst xmlns:a="http://schemas.openxmlformats.org/drawingml/2006/main">
                <a:ext uri="{FF2B5EF4-FFF2-40B4-BE49-F238E27FC236}">
                  <a16:creationId xmlns:a16="http://schemas.microsoft.com/office/drawing/2014/main" id="{AD2A22F4-079A-8E54-FACF-E85AC419B1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D2A22F4-079A-8E54-FACF-E85AC419B18A}"/>
                        </a:ext>
                      </a:extLst>
                    </pic:cNvPr>
                    <pic:cNvPicPr>
                      <a:picLocks noChangeAspect="1"/>
                    </pic:cNvPicPr>
                  </pic:nvPicPr>
                  <pic:blipFill>
                    <a:blip r:embed="rId16"/>
                    <a:stretch>
                      <a:fillRect/>
                    </a:stretch>
                  </pic:blipFill>
                  <pic:spPr>
                    <a:xfrm>
                      <a:off x="0" y="0"/>
                      <a:ext cx="4656965" cy="3477986"/>
                    </a:xfrm>
                    <a:prstGeom prst="rect">
                      <a:avLst/>
                    </a:prstGeom>
                  </pic:spPr>
                </pic:pic>
              </a:graphicData>
            </a:graphic>
          </wp:inline>
        </w:drawing>
      </w:r>
      <w:r w:rsidR="005B4B22" w:rsidRPr="005B4B22">
        <w:rPr>
          <w:noProof/>
        </w:rPr>
        <w:t xml:space="preserve">  </w:t>
      </w:r>
      <w:r w:rsidR="005B4B22" w:rsidRPr="005B4B22">
        <w:rPr>
          <w:noProof/>
        </w:rPr>
        <w:drawing>
          <wp:inline distT="0" distB="0" distL="0" distR="0" wp14:anchorId="18E6CAB2" wp14:editId="68FAC596">
            <wp:extent cx="4184980" cy="3121540"/>
            <wp:effectExtent l="0" t="0" r="6350" b="3175"/>
            <wp:docPr id="13" name="Picture 12">
              <a:extLst xmlns:a="http://schemas.openxmlformats.org/drawingml/2006/main">
                <a:ext uri="{FF2B5EF4-FFF2-40B4-BE49-F238E27FC236}">
                  <a16:creationId xmlns:a16="http://schemas.microsoft.com/office/drawing/2014/main" id="{C83B84F2-1179-BFB6-CB73-1835878811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C83B84F2-1179-BFB6-CB73-183587881124}"/>
                        </a:ext>
                      </a:extLst>
                    </pic:cNvPr>
                    <pic:cNvPicPr>
                      <a:picLocks noChangeAspect="1"/>
                    </pic:cNvPicPr>
                  </pic:nvPicPr>
                  <pic:blipFill>
                    <a:blip r:embed="rId17"/>
                    <a:stretch>
                      <a:fillRect/>
                    </a:stretch>
                  </pic:blipFill>
                  <pic:spPr>
                    <a:xfrm>
                      <a:off x="0" y="0"/>
                      <a:ext cx="4184980" cy="3121540"/>
                    </a:xfrm>
                    <a:prstGeom prst="rect">
                      <a:avLst/>
                    </a:prstGeom>
                  </pic:spPr>
                </pic:pic>
              </a:graphicData>
            </a:graphic>
          </wp:inline>
        </w:drawing>
      </w:r>
      <w:r w:rsidR="005B4B22" w:rsidRPr="005B4B22">
        <w:rPr>
          <w:noProof/>
        </w:rPr>
        <w:t xml:space="preserve"> </w:t>
      </w:r>
      <w:r w:rsidRPr="005B4B22">
        <w:rPr>
          <w:noProof/>
        </w:rPr>
        <w:lastRenderedPageBreak/>
        <w:drawing>
          <wp:inline distT="0" distB="0" distL="0" distR="0" wp14:anchorId="05B6E9D9" wp14:editId="5535E46D">
            <wp:extent cx="4402071" cy="3279321"/>
            <wp:effectExtent l="38100" t="38100" r="36830" b="35560"/>
            <wp:docPr id="11" name="Content Placeholder 10">
              <a:extLst xmlns:a="http://schemas.openxmlformats.org/drawingml/2006/main">
                <a:ext uri="{FF2B5EF4-FFF2-40B4-BE49-F238E27FC236}">
                  <a16:creationId xmlns:a16="http://schemas.microsoft.com/office/drawing/2014/main" id="{8B1CC4D4-D2AE-E8F3-DAED-C9EE043E24C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8B1CC4D4-D2AE-E8F3-DAED-C9EE043E24CB}"/>
                        </a:ext>
                      </a:extLst>
                    </pic:cNvPr>
                    <pic:cNvPicPr>
                      <a:picLocks noGrp="1" noChangeAspect="1"/>
                    </pic:cNvPicPr>
                  </pic:nvPicPr>
                  <pic:blipFill>
                    <a:blip r:embed="rId18"/>
                    <a:stretch>
                      <a:fillRect/>
                    </a:stretch>
                  </pic:blipFill>
                  <pic:spPr>
                    <a:xfrm>
                      <a:off x="0" y="0"/>
                      <a:ext cx="4402071" cy="3279321"/>
                    </a:xfrm>
                    <a:prstGeom prst="rect">
                      <a:avLst/>
                    </a:prstGeom>
                    <a:effectLst>
                      <a:outerShdw blurRad="25400" dir="17880000">
                        <a:srgbClr val="000000">
                          <a:alpha val="46000"/>
                        </a:srgbClr>
                      </a:outerShdw>
                    </a:effectLst>
                  </pic:spPr>
                </pic:pic>
              </a:graphicData>
            </a:graphic>
          </wp:inline>
        </w:drawing>
      </w:r>
    </w:p>
    <w:p w14:paraId="2747F43B" w14:textId="4DF814F2" w:rsidR="00210153" w:rsidRPr="00A3290E" w:rsidRDefault="00210153" w:rsidP="008F0BD5">
      <w:pPr>
        <w:rPr>
          <w:noProof/>
        </w:rPr>
      </w:pPr>
      <w:r w:rsidRPr="00210153">
        <w:rPr>
          <w:noProof/>
        </w:rPr>
        <w:drawing>
          <wp:inline distT="0" distB="0" distL="0" distR="0" wp14:anchorId="17254E76" wp14:editId="0D3FB5CC">
            <wp:extent cx="4270632" cy="973175"/>
            <wp:effectExtent l="0" t="0" r="0" b="0"/>
            <wp:docPr id="1196521999" name="Picture 4">
              <a:extLst xmlns:a="http://schemas.openxmlformats.org/drawingml/2006/main">
                <a:ext uri="{FF2B5EF4-FFF2-40B4-BE49-F238E27FC236}">
                  <a16:creationId xmlns:a16="http://schemas.microsoft.com/office/drawing/2014/main" id="{C57C9C71-F8EB-BBC3-074B-DB74F845F7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57C9C71-F8EB-BBC3-074B-DB74F845F7AE}"/>
                        </a:ext>
                      </a:extLst>
                    </pic:cNvPr>
                    <pic:cNvPicPr>
                      <a:picLocks noChangeAspect="1"/>
                    </pic:cNvPicPr>
                  </pic:nvPicPr>
                  <pic:blipFill>
                    <a:blip r:embed="rId19"/>
                    <a:stretch>
                      <a:fillRect/>
                    </a:stretch>
                  </pic:blipFill>
                  <pic:spPr>
                    <a:xfrm>
                      <a:off x="0" y="0"/>
                      <a:ext cx="4270632" cy="973175"/>
                    </a:xfrm>
                    <a:prstGeom prst="rect">
                      <a:avLst/>
                    </a:prstGeom>
                  </pic:spPr>
                </pic:pic>
              </a:graphicData>
            </a:graphic>
          </wp:inline>
        </w:drawing>
      </w:r>
      <w:r w:rsidRPr="00210153">
        <w:rPr>
          <w:noProof/>
        </w:rPr>
        <w:t xml:space="preserve"> </w:t>
      </w:r>
      <w:r w:rsidRPr="00210153">
        <w:rPr>
          <w:noProof/>
        </w:rPr>
        <w:drawing>
          <wp:inline distT="0" distB="0" distL="0" distR="0" wp14:anchorId="568C7BDF" wp14:editId="6678F57F">
            <wp:extent cx="3946461" cy="698941"/>
            <wp:effectExtent l="0" t="0" r="0" b="6350"/>
            <wp:docPr id="1329018101" name="Picture 10">
              <a:extLst xmlns:a="http://schemas.openxmlformats.org/drawingml/2006/main">
                <a:ext uri="{FF2B5EF4-FFF2-40B4-BE49-F238E27FC236}">
                  <a16:creationId xmlns:a16="http://schemas.microsoft.com/office/drawing/2014/main" id="{79533570-7FAF-DBD5-D910-E34111B104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79533570-7FAF-DBD5-D910-E34111B10492}"/>
                        </a:ext>
                      </a:extLst>
                    </pic:cNvPr>
                    <pic:cNvPicPr>
                      <a:picLocks noChangeAspect="1"/>
                    </pic:cNvPicPr>
                  </pic:nvPicPr>
                  <pic:blipFill>
                    <a:blip r:embed="rId20"/>
                    <a:stretch>
                      <a:fillRect/>
                    </a:stretch>
                  </pic:blipFill>
                  <pic:spPr>
                    <a:xfrm>
                      <a:off x="0" y="0"/>
                      <a:ext cx="3946461" cy="698941"/>
                    </a:xfrm>
                    <a:prstGeom prst="rect">
                      <a:avLst/>
                    </a:prstGeom>
                  </pic:spPr>
                </pic:pic>
              </a:graphicData>
            </a:graphic>
          </wp:inline>
        </w:drawing>
      </w:r>
      <w:r w:rsidRPr="00210153">
        <w:rPr>
          <w:noProof/>
        </w:rPr>
        <w:t xml:space="preserve"> </w:t>
      </w:r>
      <w:r w:rsidRPr="00210153">
        <w:rPr>
          <w:noProof/>
        </w:rPr>
        <w:drawing>
          <wp:inline distT="0" distB="0" distL="0" distR="0" wp14:anchorId="772F7543" wp14:editId="72B27B0E">
            <wp:extent cx="4566879" cy="501008"/>
            <wp:effectExtent l="0" t="0" r="0" b="0"/>
            <wp:docPr id="1917358045" name="Picture 12">
              <a:extLst xmlns:a="http://schemas.openxmlformats.org/drawingml/2006/main">
                <a:ext uri="{FF2B5EF4-FFF2-40B4-BE49-F238E27FC236}">
                  <a16:creationId xmlns:a16="http://schemas.microsoft.com/office/drawing/2014/main" id="{17A4C5CD-00D3-70CB-25BE-A956AAF26E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17A4C5CD-00D3-70CB-25BE-A956AAF26E06}"/>
                        </a:ext>
                      </a:extLst>
                    </pic:cNvPr>
                    <pic:cNvPicPr>
                      <a:picLocks noChangeAspect="1"/>
                    </pic:cNvPicPr>
                  </pic:nvPicPr>
                  <pic:blipFill>
                    <a:blip r:embed="rId21"/>
                    <a:stretch>
                      <a:fillRect/>
                    </a:stretch>
                  </pic:blipFill>
                  <pic:spPr>
                    <a:xfrm>
                      <a:off x="0" y="0"/>
                      <a:ext cx="4566879" cy="501008"/>
                    </a:xfrm>
                    <a:prstGeom prst="rect">
                      <a:avLst/>
                    </a:prstGeom>
                  </pic:spPr>
                </pic:pic>
              </a:graphicData>
            </a:graphic>
          </wp:inline>
        </w:drawing>
      </w:r>
      <w:r w:rsidRPr="00210153">
        <w:rPr>
          <w:noProof/>
        </w:rPr>
        <w:t xml:space="preserve"> </w:t>
      </w:r>
      <w:r w:rsidR="00DD179A" w:rsidRPr="00210153">
        <w:rPr>
          <w:noProof/>
        </w:rPr>
        <w:drawing>
          <wp:inline distT="0" distB="0" distL="0" distR="0" wp14:anchorId="2BEE2309" wp14:editId="69C2D02E">
            <wp:extent cx="3177815" cy="670618"/>
            <wp:effectExtent l="0" t="0" r="3810" b="0"/>
            <wp:docPr id="872248627" name="Picture 8">
              <a:extLst xmlns:a="http://schemas.openxmlformats.org/drawingml/2006/main">
                <a:ext uri="{FF2B5EF4-FFF2-40B4-BE49-F238E27FC236}">
                  <a16:creationId xmlns:a16="http://schemas.microsoft.com/office/drawing/2014/main" id="{B9295200-E4B6-9C5F-89F6-4756A0B831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9295200-E4B6-9C5F-89F6-4756A0B8313C}"/>
                        </a:ext>
                      </a:extLst>
                    </pic:cNvPr>
                    <pic:cNvPicPr>
                      <a:picLocks noChangeAspect="1"/>
                    </pic:cNvPicPr>
                  </pic:nvPicPr>
                  <pic:blipFill>
                    <a:blip r:embed="rId22"/>
                    <a:stretch>
                      <a:fillRect/>
                    </a:stretch>
                  </pic:blipFill>
                  <pic:spPr>
                    <a:xfrm>
                      <a:off x="0" y="0"/>
                      <a:ext cx="3177815" cy="670618"/>
                    </a:xfrm>
                    <a:prstGeom prst="rect">
                      <a:avLst/>
                    </a:prstGeom>
                  </pic:spPr>
                </pic:pic>
              </a:graphicData>
            </a:graphic>
          </wp:inline>
        </w:drawing>
      </w:r>
      <w:r w:rsidR="00DD179A" w:rsidRPr="00210153">
        <w:rPr>
          <w:noProof/>
        </w:rPr>
        <w:drawing>
          <wp:inline distT="0" distB="0" distL="0" distR="0" wp14:anchorId="33615E2A" wp14:editId="39664F12">
            <wp:extent cx="4163142" cy="670618"/>
            <wp:effectExtent l="0" t="0" r="8890" b="0"/>
            <wp:docPr id="21" name="Picture 20">
              <a:extLst xmlns:a="http://schemas.openxmlformats.org/drawingml/2006/main">
                <a:ext uri="{FF2B5EF4-FFF2-40B4-BE49-F238E27FC236}">
                  <a16:creationId xmlns:a16="http://schemas.microsoft.com/office/drawing/2014/main" id="{8B8026E0-5A29-3913-C6AA-13EE0E9BEF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8B8026E0-5A29-3913-C6AA-13EE0E9BEFE8}"/>
                        </a:ext>
                      </a:extLst>
                    </pic:cNvPr>
                    <pic:cNvPicPr>
                      <a:picLocks noChangeAspect="1"/>
                    </pic:cNvPicPr>
                  </pic:nvPicPr>
                  <pic:blipFill>
                    <a:blip r:embed="rId23"/>
                    <a:stretch>
                      <a:fillRect/>
                    </a:stretch>
                  </pic:blipFill>
                  <pic:spPr>
                    <a:xfrm>
                      <a:off x="0" y="0"/>
                      <a:ext cx="4163142" cy="670618"/>
                    </a:xfrm>
                    <a:prstGeom prst="rect">
                      <a:avLst/>
                    </a:prstGeom>
                  </pic:spPr>
                </pic:pic>
              </a:graphicData>
            </a:graphic>
          </wp:inline>
        </w:drawing>
      </w:r>
      <w:r w:rsidR="00DD179A" w:rsidRPr="00210153">
        <w:rPr>
          <w:noProof/>
        </w:rPr>
        <w:drawing>
          <wp:inline distT="0" distB="0" distL="0" distR="0" wp14:anchorId="41485611" wp14:editId="0F1A8EF7">
            <wp:extent cx="4901501" cy="532475"/>
            <wp:effectExtent l="0" t="0" r="0" b="1270"/>
            <wp:docPr id="23" name="Picture 22">
              <a:extLst xmlns:a="http://schemas.openxmlformats.org/drawingml/2006/main">
                <a:ext uri="{FF2B5EF4-FFF2-40B4-BE49-F238E27FC236}">
                  <a16:creationId xmlns:a16="http://schemas.microsoft.com/office/drawing/2014/main" id="{9D01B3FA-A92E-AC8A-66E7-D43848E8C0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9D01B3FA-A92E-AC8A-66E7-D43848E8C032}"/>
                        </a:ext>
                      </a:extLst>
                    </pic:cNvPr>
                    <pic:cNvPicPr>
                      <a:picLocks noChangeAspect="1"/>
                    </pic:cNvPicPr>
                  </pic:nvPicPr>
                  <pic:blipFill>
                    <a:blip r:embed="rId24"/>
                    <a:stretch>
                      <a:fillRect/>
                    </a:stretch>
                  </pic:blipFill>
                  <pic:spPr>
                    <a:xfrm>
                      <a:off x="0" y="0"/>
                      <a:ext cx="4901501" cy="532475"/>
                    </a:xfrm>
                    <a:prstGeom prst="rect">
                      <a:avLst/>
                    </a:prstGeom>
                  </pic:spPr>
                </pic:pic>
              </a:graphicData>
            </a:graphic>
          </wp:inline>
        </w:drawing>
      </w:r>
      <w:r w:rsidRPr="00210153">
        <w:rPr>
          <w:noProof/>
        </w:rPr>
        <w:lastRenderedPageBreak/>
        <w:drawing>
          <wp:inline distT="0" distB="0" distL="0" distR="0" wp14:anchorId="3EF0D6CF" wp14:editId="386D9F5D">
            <wp:extent cx="3322608" cy="1356478"/>
            <wp:effectExtent l="38100" t="38100" r="30480" b="34290"/>
            <wp:docPr id="1486169042" name="Content Placeholder 6">
              <a:extLst xmlns:a="http://schemas.openxmlformats.org/drawingml/2006/main">
                <a:ext uri="{FF2B5EF4-FFF2-40B4-BE49-F238E27FC236}">
                  <a16:creationId xmlns:a16="http://schemas.microsoft.com/office/drawing/2014/main" id="{FEC75301-407A-8BB5-EF80-A205D77996A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FEC75301-407A-8BB5-EF80-A205D77996A1}"/>
                        </a:ext>
                      </a:extLst>
                    </pic:cNvPr>
                    <pic:cNvPicPr>
                      <a:picLocks noGrp="1" noChangeAspect="1"/>
                    </pic:cNvPicPr>
                  </pic:nvPicPr>
                  <pic:blipFill>
                    <a:blip r:embed="rId25"/>
                    <a:stretch>
                      <a:fillRect/>
                    </a:stretch>
                  </pic:blipFill>
                  <pic:spPr>
                    <a:xfrm>
                      <a:off x="0" y="0"/>
                      <a:ext cx="3322608" cy="1356478"/>
                    </a:xfrm>
                    <a:prstGeom prst="rect">
                      <a:avLst/>
                    </a:prstGeom>
                    <a:effectLst>
                      <a:outerShdw blurRad="25400" dir="17880000">
                        <a:srgbClr val="000000">
                          <a:alpha val="46000"/>
                        </a:srgbClr>
                      </a:outerShdw>
                    </a:effectLst>
                  </pic:spPr>
                </pic:pic>
              </a:graphicData>
            </a:graphic>
          </wp:inline>
        </w:drawing>
      </w:r>
      <w:r w:rsidRPr="00210153">
        <w:rPr>
          <w:noProof/>
        </w:rPr>
        <w:t xml:space="preserve"> </w:t>
      </w:r>
      <w:r w:rsidRPr="00210153">
        <w:rPr>
          <w:noProof/>
        </w:rPr>
        <w:drawing>
          <wp:inline distT="0" distB="0" distL="0" distR="0" wp14:anchorId="6A59AB2B" wp14:editId="0D0871A8">
            <wp:extent cx="3330229" cy="807790"/>
            <wp:effectExtent l="0" t="0" r="3810" b="0"/>
            <wp:docPr id="583835698" name="Picture 14">
              <a:extLst xmlns:a="http://schemas.openxmlformats.org/drawingml/2006/main">
                <a:ext uri="{FF2B5EF4-FFF2-40B4-BE49-F238E27FC236}">
                  <a16:creationId xmlns:a16="http://schemas.microsoft.com/office/drawing/2014/main" id="{F041409B-AACC-1CD5-C9D8-836D7553A9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F041409B-AACC-1CD5-C9D8-836D7553A951}"/>
                        </a:ext>
                      </a:extLst>
                    </pic:cNvPr>
                    <pic:cNvPicPr>
                      <a:picLocks noChangeAspect="1"/>
                    </pic:cNvPicPr>
                  </pic:nvPicPr>
                  <pic:blipFill>
                    <a:blip r:embed="rId26"/>
                    <a:stretch>
                      <a:fillRect/>
                    </a:stretch>
                  </pic:blipFill>
                  <pic:spPr>
                    <a:xfrm>
                      <a:off x="0" y="0"/>
                      <a:ext cx="3330229" cy="807790"/>
                    </a:xfrm>
                    <a:prstGeom prst="rect">
                      <a:avLst/>
                    </a:prstGeom>
                  </pic:spPr>
                </pic:pic>
              </a:graphicData>
            </a:graphic>
          </wp:inline>
        </w:drawing>
      </w:r>
      <w:r w:rsidRPr="00210153">
        <w:rPr>
          <w:noProof/>
        </w:rPr>
        <w:t xml:space="preserve"> </w:t>
      </w:r>
      <w:r w:rsidRPr="00210153">
        <w:rPr>
          <w:noProof/>
        </w:rPr>
        <w:drawing>
          <wp:inline distT="0" distB="0" distL="0" distR="0" wp14:anchorId="262AEDC4" wp14:editId="57F047ED">
            <wp:extent cx="4359018" cy="243861"/>
            <wp:effectExtent l="0" t="0" r="3810" b="3810"/>
            <wp:docPr id="17" name="Picture 16">
              <a:extLst xmlns:a="http://schemas.openxmlformats.org/drawingml/2006/main">
                <a:ext uri="{FF2B5EF4-FFF2-40B4-BE49-F238E27FC236}">
                  <a16:creationId xmlns:a16="http://schemas.microsoft.com/office/drawing/2014/main" id="{9BDCCA50-A763-DE9A-A033-049BD628A4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9BDCCA50-A763-DE9A-A033-049BD628A490}"/>
                        </a:ext>
                      </a:extLst>
                    </pic:cNvPr>
                    <pic:cNvPicPr>
                      <a:picLocks noChangeAspect="1"/>
                    </pic:cNvPicPr>
                  </pic:nvPicPr>
                  <pic:blipFill>
                    <a:blip r:embed="rId27"/>
                    <a:stretch>
                      <a:fillRect/>
                    </a:stretch>
                  </pic:blipFill>
                  <pic:spPr>
                    <a:xfrm>
                      <a:off x="0" y="0"/>
                      <a:ext cx="4359018" cy="243861"/>
                    </a:xfrm>
                    <a:prstGeom prst="rect">
                      <a:avLst/>
                    </a:prstGeom>
                  </pic:spPr>
                </pic:pic>
              </a:graphicData>
            </a:graphic>
          </wp:inline>
        </w:drawing>
      </w:r>
      <w:r w:rsidRPr="00210153">
        <w:rPr>
          <w:noProof/>
        </w:rPr>
        <w:t xml:space="preserve"> </w:t>
      </w:r>
      <w:r w:rsidRPr="00210153">
        <w:rPr>
          <w:noProof/>
        </w:rPr>
        <w:drawing>
          <wp:inline distT="0" distB="0" distL="0" distR="0" wp14:anchorId="194F1E11" wp14:editId="0B412DE6">
            <wp:extent cx="5387807" cy="358171"/>
            <wp:effectExtent l="0" t="0" r="3810" b="3810"/>
            <wp:docPr id="19" name="Picture 18">
              <a:extLst xmlns:a="http://schemas.openxmlformats.org/drawingml/2006/main">
                <a:ext uri="{FF2B5EF4-FFF2-40B4-BE49-F238E27FC236}">
                  <a16:creationId xmlns:a16="http://schemas.microsoft.com/office/drawing/2014/main" id="{2F33E2BD-2045-A535-776B-ED73A72C4D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2F33E2BD-2045-A535-776B-ED73A72C4D34}"/>
                        </a:ext>
                      </a:extLst>
                    </pic:cNvPr>
                    <pic:cNvPicPr>
                      <a:picLocks noChangeAspect="1"/>
                    </pic:cNvPicPr>
                  </pic:nvPicPr>
                  <pic:blipFill>
                    <a:blip r:embed="rId28"/>
                    <a:stretch>
                      <a:fillRect/>
                    </a:stretch>
                  </pic:blipFill>
                  <pic:spPr>
                    <a:xfrm>
                      <a:off x="0" y="0"/>
                      <a:ext cx="5387807" cy="358171"/>
                    </a:xfrm>
                    <a:prstGeom prst="rect">
                      <a:avLst/>
                    </a:prstGeom>
                  </pic:spPr>
                </pic:pic>
              </a:graphicData>
            </a:graphic>
          </wp:inline>
        </w:drawing>
      </w:r>
      <w:r w:rsidRPr="00210153">
        <w:rPr>
          <w:noProof/>
        </w:rPr>
        <w:t xml:space="preserve">   </w:t>
      </w:r>
    </w:p>
    <w:sectPr w:rsidR="00210153" w:rsidRPr="00A3290E" w:rsidSect="001A4804">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B45F9"/>
    <w:multiLevelType w:val="multilevel"/>
    <w:tmpl w:val="757698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FE4154"/>
    <w:multiLevelType w:val="multilevel"/>
    <w:tmpl w:val="D8C476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45A64"/>
    <w:multiLevelType w:val="hybridMultilevel"/>
    <w:tmpl w:val="D46E02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7F1731"/>
    <w:multiLevelType w:val="hybridMultilevel"/>
    <w:tmpl w:val="C1FC5870"/>
    <w:lvl w:ilvl="0" w:tplc="4D8A07CC">
      <w:start w:val="1"/>
      <w:numFmt w:val="bullet"/>
      <w:lvlText w:val=""/>
      <w:lvlJc w:val="left"/>
      <w:pPr>
        <w:tabs>
          <w:tab w:val="num" w:pos="720"/>
        </w:tabs>
        <w:ind w:left="720" w:hanging="360"/>
      </w:pPr>
      <w:rPr>
        <w:rFonts w:ascii="Wingdings 2" w:hAnsi="Wingdings 2" w:hint="default"/>
      </w:rPr>
    </w:lvl>
    <w:lvl w:ilvl="1" w:tplc="6C660D86">
      <w:start w:val="1"/>
      <w:numFmt w:val="bullet"/>
      <w:lvlText w:val=""/>
      <w:lvlJc w:val="left"/>
      <w:pPr>
        <w:tabs>
          <w:tab w:val="num" w:pos="1440"/>
        </w:tabs>
        <w:ind w:left="1440" w:hanging="360"/>
      </w:pPr>
      <w:rPr>
        <w:rFonts w:ascii="Wingdings 2" w:hAnsi="Wingdings 2" w:hint="default"/>
      </w:rPr>
    </w:lvl>
    <w:lvl w:ilvl="2" w:tplc="527E158C">
      <w:numFmt w:val="bullet"/>
      <w:lvlText w:val=""/>
      <w:lvlJc w:val="left"/>
      <w:pPr>
        <w:tabs>
          <w:tab w:val="num" w:pos="2160"/>
        </w:tabs>
        <w:ind w:left="2160" w:hanging="360"/>
      </w:pPr>
      <w:rPr>
        <w:rFonts w:ascii="Wingdings 2" w:hAnsi="Wingdings 2" w:hint="default"/>
      </w:rPr>
    </w:lvl>
    <w:lvl w:ilvl="3" w:tplc="0590BF64" w:tentative="1">
      <w:start w:val="1"/>
      <w:numFmt w:val="bullet"/>
      <w:lvlText w:val=""/>
      <w:lvlJc w:val="left"/>
      <w:pPr>
        <w:tabs>
          <w:tab w:val="num" w:pos="2880"/>
        </w:tabs>
        <w:ind w:left="2880" w:hanging="360"/>
      </w:pPr>
      <w:rPr>
        <w:rFonts w:ascii="Wingdings 2" w:hAnsi="Wingdings 2" w:hint="default"/>
      </w:rPr>
    </w:lvl>
    <w:lvl w:ilvl="4" w:tplc="E0908790" w:tentative="1">
      <w:start w:val="1"/>
      <w:numFmt w:val="bullet"/>
      <w:lvlText w:val=""/>
      <w:lvlJc w:val="left"/>
      <w:pPr>
        <w:tabs>
          <w:tab w:val="num" w:pos="3600"/>
        </w:tabs>
        <w:ind w:left="3600" w:hanging="360"/>
      </w:pPr>
      <w:rPr>
        <w:rFonts w:ascii="Wingdings 2" w:hAnsi="Wingdings 2" w:hint="default"/>
      </w:rPr>
    </w:lvl>
    <w:lvl w:ilvl="5" w:tplc="157E05EA" w:tentative="1">
      <w:start w:val="1"/>
      <w:numFmt w:val="bullet"/>
      <w:lvlText w:val=""/>
      <w:lvlJc w:val="left"/>
      <w:pPr>
        <w:tabs>
          <w:tab w:val="num" w:pos="4320"/>
        </w:tabs>
        <w:ind w:left="4320" w:hanging="360"/>
      </w:pPr>
      <w:rPr>
        <w:rFonts w:ascii="Wingdings 2" w:hAnsi="Wingdings 2" w:hint="default"/>
      </w:rPr>
    </w:lvl>
    <w:lvl w:ilvl="6" w:tplc="2C88CC2A" w:tentative="1">
      <w:start w:val="1"/>
      <w:numFmt w:val="bullet"/>
      <w:lvlText w:val=""/>
      <w:lvlJc w:val="left"/>
      <w:pPr>
        <w:tabs>
          <w:tab w:val="num" w:pos="5040"/>
        </w:tabs>
        <w:ind w:left="5040" w:hanging="360"/>
      </w:pPr>
      <w:rPr>
        <w:rFonts w:ascii="Wingdings 2" w:hAnsi="Wingdings 2" w:hint="default"/>
      </w:rPr>
    </w:lvl>
    <w:lvl w:ilvl="7" w:tplc="03E4B960" w:tentative="1">
      <w:start w:val="1"/>
      <w:numFmt w:val="bullet"/>
      <w:lvlText w:val=""/>
      <w:lvlJc w:val="left"/>
      <w:pPr>
        <w:tabs>
          <w:tab w:val="num" w:pos="5760"/>
        </w:tabs>
        <w:ind w:left="5760" w:hanging="360"/>
      </w:pPr>
      <w:rPr>
        <w:rFonts w:ascii="Wingdings 2" w:hAnsi="Wingdings 2" w:hint="default"/>
      </w:rPr>
    </w:lvl>
    <w:lvl w:ilvl="8" w:tplc="31F04346"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06790704"/>
    <w:multiLevelType w:val="hybridMultilevel"/>
    <w:tmpl w:val="A470F366"/>
    <w:lvl w:ilvl="0" w:tplc="04090003">
      <w:start w:val="1"/>
      <w:numFmt w:val="bullet"/>
      <w:lvlText w:val="o"/>
      <w:lvlJc w:val="left"/>
      <w:pPr>
        <w:ind w:left="770" w:hanging="360"/>
      </w:pPr>
      <w:rPr>
        <w:rFonts w:ascii="Courier New" w:hAnsi="Courier New" w:cs="Courier New"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 w15:restartNumberingAfterBreak="0">
    <w:nsid w:val="0C031260"/>
    <w:multiLevelType w:val="hybridMultilevel"/>
    <w:tmpl w:val="3C1C76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FD4DF0"/>
    <w:multiLevelType w:val="multilevel"/>
    <w:tmpl w:val="4DE6E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B14134"/>
    <w:multiLevelType w:val="multilevel"/>
    <w:tmpl w:val="63C28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277AD0"/>
    <w:multiLevelType w:val="multilevel"/>
    <w:tmpl w:val="80D04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8467ED"/>
    <w:multiLevelType w:val="hybridMultilevel"/>
    <w:tmpl w:val="62FAA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813C85"/>
    <w:multiLevelType w:val="multilevel"/>
    <w:tmpl w:val="1602B7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B32E23"/>
    <w:multiLevelType w:val="hybridMultilevel"/>
    <w:tmpl w:val="3F5E8A1A"/>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16FC7F60"/>
    <w:multiLevelType w:val="multilevel"/>
    <w:tmpl w:val="BC06D7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145BF2"/>
    <w:multiLevelType w:val="multilevel"/>
    <w:tmpl w:val="2C041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2C7B02"/>
    <w:multiLevelType w:val="hybridMultilevel"/>
    <w:tmpl w:val="1A0C8C8E"/>
    <w:lvl w:ilvl="0" w:tplc="04090003">
      <w:start w:val="1"/>
      <w:numFmt w:val="bullet"/>
      <w:lvlText w:val="o"/>
      <w:lvlJc w:val="left"/>
      <w:pPr>
        <w:ind w:left="1158" w:hanging="360"/>
      </w:pPr>
      <w:rPr>
        <w:rFonts w:ascii="Courier New" w:hAnsi="Courier New" w:cs="Courier New" w:hint="default"/>
      </w:rPr>
    </w:lvl>
    <w:lvl w:ilvl="1" w:tplc="04090003" w:tentative="1">
      <w:start w:val="1"/>
      <w:numFmt w:val="bullet"/>
      <w:lvlText w:val="o"/>
      <w:lvlJc w:val="left"/>
      <w:pPr>
        <w:ind w:left="1878" w:hanging="360"/>
      </w:pPr>
      <w:rPr>
        <w:rFonts w:ascii="Courier New" w:hAnsi="Courier New" w:cs="Courier New" w:hint="default"/>
      </w:rPr>
    </w:lvl>
    <w:lvl w:ilvl="2" w:tplc="04090005" w:tentative="1">
      <w:start w:val="1"/>
      <w:numFmt w:val="bullet"/>
      <w:lvlText w:val=""/>
      <w:lvlJc w:val="left"/>
      <w:pPr>
        <w:ind w:left="2598" w:hanging="360"/>
      </w:pPr>
      <w:rPr>
        <w:rFonts w:ascii="Wingdings" w:hAnsi="Wingdings" w:hint="default"/>
      </w:rPr>
    </w:lvl>
    <w:lvl w:ilvl="3" w:tplc="04090001" w:tentative="1">
      <w:start w:val="1"/>
      <w:numFmt w:val="bullet"/>
      <w:lvlText w:val=""/>
      <w:lvlJc w:val="left"/>
      <w:pPr>
        <w:ind w:left="3318" w:hanging="360"/>
      </w:pPr>
      <w:rPr>
        <w:rFonts w:ascii="Symbol" w:hAnsi="Symbol" w:hint="default"/>
      </w:rPr>
    </w:lvl>
    <w:lvl w:ilvl="4" w:tplc="04090003" w:tentative="1">
      <w:start w:val="1"/>
      <w:numFmt w:val="bullet"/>
      <w:lvlText w:val="o"/>
      <w:lvlJc w:val="left"/>
      <w:pPr>
        <w:ind w:left="4038" w:hanging="360"/>
      </w:pPr>
      <w:rPr>
        <w:rFonts w:ascii="Courier New" w:hAnsi="Courier New" w:cs="Courier New" w:hint="default"/>
      </w:rPr>
    </w:lvl>
    <w:lvl w:ilvl="5" w:tplc="04090005" w:tentative="1">
      <w:start w:val="1"/>
      <w:numFmt w:val="bullet"/>
      <w:lvlText w:val=""/>
      <w:lvlJc w:val="left"/>
      <w:pPr>
        <w:ind w:left="4758" w:hanging="360"/>
      </w:pPr>
      <w:rPr>
        <w:rFonts w:ascii="Wingdings" w:hAnsi="Wingdings" w:hint="default"/>
      </w:rPr>
    </w:lvl>
    <w:lvl w:ilvl="6" w:tplc="04090001" w:tentative="1">
      <w:start w:val="1"/>
      <w:numFmt w:val="bullet"/>
      <w:lvlText w:val=""/>
      <w:lvlJc w:val="left"/>
      <w:pPr>
        <w:ind w:left="5478" w:hanging="360"/>
      </w:pPr>
      <w:rPr>
        <w:rFonts w:ascii="Symbol" w:hAnsi="Symbol" w:hint="default"/>
      </w:rPr>
    </w:lvl>
    <w:lvl w:ilvl="7" w:tplc="04090003" w:tentative="1">
      <w:start w:val="1"/>
      <w:numFmt w:val="bullet"/>
      <w:lvlText w:val="o"/>
      <w:lvlJc w:val="left"/>
      <w:pPr>
        <w:ind w:left="6198" w:hanging="360"/>
      </w:pPr>
      <w:rPr>
        <w:rFonts w:ascii="Courier New" w:hAnsi="Courier New" w:cs="Courier New" w:hint="default"/>
      </w:rPr>
    </w:lvl>
    <w:lvl w:ilvl="8" w:tplc="04090005" w:tentative="1">
      <w:start w:val="1"/>
      <w:numFmt w:val="bullet"/>
      <w:lvlText w:val=""/>
      <w:lvlJc w:val="left"/>
      <w:pPr>
        <w:ind w:left="6918" w:hanging="360"/>
      </w:pPr>
      <w:rPr>
        <w:rFonts w:ascii="Wingdings" w:hAnsi="Wingdings" w:hint="default"/>
      </w:rPr>
    </w:lvl>
  </w:abstractNum>
  <w:abstractNum w:abstractNumId="15" w15:restartNumberingAfterBreak="0">
    <w:nsid w:val="244812F0"/>
    <w:multiLevelType w:val="hybridMultilevel"/>
    <w:tmpl w:val="85CA35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4CF5A2B"/>
    <w:multiLevelType w:val="multilevel"/>
    <w:tmpl w:val="F35831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EA4617"/>
    <w:multiLevelType w:val="multilevel"/>
    <w:tmpl w:val="58DC8C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461AAE"/>
    <w:multiLevelType w:val="multilevel"/>
    <w:tmpl w:val="7930B6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DF7336"/>
    <w:multiLevelType w:val="hybridMultilevel"/>
    <w:tmpl w:val="7E3E96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191CF2"/>
    <w:multiLevelType w:val="hybridMultilevel"/>
    <w:tmpl w:val="40E4D0CE"/>
    <w:lvl w:ilvl="0" w:tplc="04090003">
      <w:start w:val="1"/>
      <w:numFmt w:val="bullet"/>
      <w:lvlText w:val="o"/>
      <w:lvlJc w:val="left"/>
      <w:pPr>
        <w:ind w:left="1597" w:hanging="360"/>
      </w:pPr>
      <w:rPr>
        <w:rFonts w:ascii="Courier New" w:hAnsi="Courier New" w:cs="Courier New" w:hint="default"/>
      </w:rPr>
    </w:lvl>
    <w:lvl w:ilvl="1" w:tplc="04090003" w:tentative="1">
      <w:start w:val="1"/>
      <w:numFmt w:val="bullet"/>
      <w:lvlText w:val="o"/>
      <w:lvlJc w:val="left"/>
      <w:pPr>
        <w:ind w:left="2317" w:hanging="360"/>
      </w:pPr>
      <w:rPr>
        <w:rFonts w:ascii="Courier New" w:hAnsi="Courier New" w:cs="Courier New" w:hint="default"/>
      </w:rPr>
    </w:lvl>
    <w:lvl w:ilvl="2" w:tplc="04090005" w:tentative="1">
      <w:start w:val="1"/>
      <w:numFmt w:val="bullet"/>
      <w:lvlText w:val=""/>
      <w:lvlJc w:val="left"/>
      <w:pPr>
        <w:ind w:left="3037" w:hanging="360"/>
      </w:pPr>
      <w:rPr>
        <w:rFonts w:ascii="Wingdings" w:hAnsi="Wingdings" w:hint="default"/>
      </w:rPr>
    </w:lvl>
    <w:lvl w:ilvl="3" w:tplc="04090001" w:tentative="1">
      <w:start w:val="1"/>
      <w:numFmt w:val="bullet"/>
      <w:lvlText w:val=""/>
      <w:lvlJc w:val="left"/>
      <w:pPr>
        <w:ind w:left="3757" w:hanging="360"/>
      </w:pPr>
      <w:rPr>
        <w:rFonts w:ascii="Symbol" w:hAnsi="Symbol" w:hint="default"/>
      </w:rPr>
    </w:lvl>
    <w:lvl w:ilvl="4" w:tplc="04090003" w:tentative="1">
      <w:start w:val="1"/>
      <w:numFmt w:val="bullet"/>
      <w:lvlText w:val="o"/>
      <w:lvlJc w:val="left"/>
      <w:pPr>
        <w:ind w:left="4477" w:hanging="360"/>
      </w:pPr>
      <w:rPr>
        <w:rFonts w:ascii="Courier New" w:hAnsi="Courier New" w:cs="Courier New" w:hint="default"/>
      </w:rPr>
    </w:lvl>
    <w:lvl w:ilvl="5" w:tplc="04090005" w:tentative="1">
      <w:start w:val="1"/>
      <w:numFmt w:val="bullet"/>
      <w:lvlText w:val=""/>
      <w:lvlJc w:val="left"/>
      <w:pPr>
        <w:ind w:left="5197" w:hanging="360"/>
      </w:pPr>
      <w:rPr>
        <w:rFonts w:ascii="Wingdings" w:hAnsi="Wingdings" w:hint="default"/>
      </w:rPr>
    </w:lvl>
    <w:lvl w:ilvl="6" w:tplc="04090001" w:tentative="1">
      <w:start w:val="1"/>
      <w:numFmt w:val="bullet"/>
      <w:lvlText w:val=""/>
      <w:lvlJc w:val="left"/>
      <w:pPr>
        <w:ind w:left="5917" w:hanging="360"/>
      </w:pPr>
      <w:rPr>
        <w:rFonts w:ascii="Symbol" w:hAnsi="Symbol" w:hint="default"/>
      </w:rPr>
    </w:lvl>
    <w:lvl w:ilvl="7" w:tplc="04090003" w:tentative="1">
      <w:start w:val="1"/>
      <w:numFmt w:val="bullet"/>
      <w:lvlText w:val="o"/>
      <w:lvlJc w:val="left"/>
      <w:pPr>
        <w:ind w:left="6637" w:hanging="360"/>
      </w:pPr>
      <w:rPr>
        <w:rFonts w:ascii="Courier New" w:hAnsi="Courier New" w:cs="Courier New" w:hint="default"/>
      </w:rPr>
    </w:lvl>
    <w:lvl w:ilvl="8" w:tplc="04090005" w:tentative="1">
      <w:start w:val="1"/>
      <w:numFmt w:val="bullet"/>
      <w:lvlText w:val=""/>
      <w:lvlJc w:val="left"/>
      <w:pPr>
        <w:ind w:left="7357" w:hanging="360"/>
      </w:pPr>
      <w:rPr>
        <w:rFonts w:ascii="Wingdings" w:hAnsi="Wingdings" w:hint="default"/>
      </w:rPr>
    </w:lvl>
  </w:abstractNum>
  <w:abstractNum w:abstractNumId="21" w15:restartNumberingAfterBreak="0">
    <w:nsid w:val="33742955"/>
    <w:multiLevelType w:val="multilevel"/>
    <w:tmpl w:val="DD3CD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805751"/>
    <w:multiLevelType w:val="hybridMultilevel"/>
    <w:tmpl w:val="134A79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9166FC"/>
    <w:multiLevelType w:val="multilevel"/>
    <w:tmpl w:val="5F42B9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D11CF9"/>
    <w:multiLevelType w:val="hybridMultilevel"/>
    <w:tmpl w:val="7FD44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6E14CA"/>
    <w:multiLevelType w:val="multilevel"/>
    <w:tmpl w:val="915E3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7C607D"/>
    <w:multiLevelType w:val="multilevel"/>
    <w:tmpl w:val="D368C4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C55463A"/>
    <w:multiLevelType w:val="hybridMultilevel"/>
    <w:tmpl w:val="D452C4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7B20A1"/>
    <w:multiLevelType w:val="multilevel"/>
    <w:tmpl w:val="12C45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492BF2"/>
    <w:multiLevelType w:val="multilevel"/>
    <w:tmpl w:val="1C0EC4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922A46"/>
    <w:multiLevelType w:val="multilevel"/>
    <w:tmpl w:val="F12CBF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A833D73"/>
    <w:multiLevelType w:val="multilevel"/>
    <w:tmpl w:val="2C062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DDC4399"/>
    <w:multiLevelType w:val="multilevel"/>
    <w:tmpl w:val="031A35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070110"/>
    <w:multiLevelType w:val="multilevel"/>
    <w:tmpl w:val="CC86D0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F5C5408"/>
    <w:multiLevelType w:val="multilevel"/>
    <w:tmpl w:val="1EE49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106F24"/>
    <w:multiLevelType w:val="multilevel"/>
    <w:tmpl w:val="ECA29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4A931C5"/>
    <w:multiLevelType w:val="multilevel"/>
    <w:tmpl w:val="3D72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8EF1DF1"/>
    <w:multiLevelType w:val="multilevel"/>
    <w:tmpl w:val="D2EE6F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D2D569B"/>
    <w:multiLevelType w:val="multilevel"/>
    <w:tmpl w:val="90B023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D4910F7"/>
    <w:multiLevelType w:val="multilevel"/>
    <w:tmpl w:val="E96C8F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F812D77"/>
    <w:multiLevelType w:val="multilevel"/>
    <w:tmpl w:val="D32A7C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0DA6363"/>
    <w:multiLevelType w:val="hybridMultilevel"/>
    <w:tmpl w:val="21622204"/>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21A40B6"/>
    <w:multiLevelType w:val="multilevel"/>
    <w:tmpl w:val="94389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2C0346B"/>
    <w:multiLevelType w:val="hybridMultilevel"/>
    <w:tmpl w:val="41584B70"/>
    <w:lvl w:ilvl="0" w:tplc="90860C7A">
      <w:start w:val="1"/>
      <w:numFmt w:val="bullet"/>
      <w:lvlText w:val=""/>
      <w:lvlJc w:val="left"/>
      <w:pPr>
        <w:tabs>
          <w:tab w:val="num" w:pos="720"/>
        </w:tabs>
        <w:ind w:left="720" w:hanging="360"/>
      </w:pPr>
      <w:rPr>
        <w:rFonts w:ascii="Wingdings 2" w:hAnsi="Wingdings 2" w:hint="default"/>
      </w:rPr>
    </w:lvl>
    <w:lvl w:ilvl="1" w:tplc="01EAD902" w:tentative="1">
      <w:start w:val="1"/>
      <w:numFmt w:val="bullet"/>
      <w:lvlText w:val=""/>
      <w:lvlJc w:val="left"/>
      <w:pPr>
        <w:tabs>
          <w:tab w:val="num" w:pos="1440"/>
        </w:tabs>
        <w:ind w:left="1440" w:hanging="360"/>
      </w:pPr>
      <w:rPr>
        <w:rFonts w:ascii="Wingdings 2" w:hAnsi="Wingdings 2" w:hint="default"/>
      </w:rPr>
    </w:lvl>
    <w:lvl w:ilvl="2" w:tplc="A5CE6752">
      <w:start w:val="1"/>
      <w:numFmt w:val="bullet"/>
      <w:lvlText w:val=""/>
      <w:lvlJc w:val="left"/>
      <w:pPr>
        <w:tabs>
          <w:tab w:val="num" w:pos="2160"/>
        </w:tabs>
        <w:ind w:left="2160" w:hanging="360"/>
      </w:pPr>
      <w:rPr>
        <w:rFonts w:ascii="Wingdings 2" w:hAnsi="Wingdings 2" w:hint="default"/>
      </w:rPr>
    </w:lvl>
    <w:lvl w:ilvl="3" w:tplc="15B89956" w:tentative="1">
      <w:start w:val="1"/>
      <w:numFmt w:val="bullet"/>
      <w:lvlText w:val=""/>
      <w:lvlJc w:val="left"/>
      <w:pPr>
        <w:tabs>
          <w:tab w:val="num" w:pos="2880"/>
        </w:tabs>
        <w:ind w:left="2880" w:hanging="360"/>
      </w:pPr>
      <w:rPr>
        <w:rFonts w:ascii="Wingdings 2" w:hAnsi="Wingdings 2" w:hint="default"/>
      </w:rPr>
    </w:lvl>
    <w:lvl w:ilvl="4" w:tplc="E90E731C" w:tentative="1">
      <w:start w:val="1"/>
      <w:numFmt w:val="bullet"/>
      <w:lvlText w:val=""/>
      <w:lvlJc w:val="left"/>
      <w:pPr>
        <w:tabs>
          <w:tab w:val="num" w:pos="3600"/>
        </w:tabs>
        <w:ind w:left="3600" w:hanging="360"/>
      </w:pPr>
      <w:rPr>
        <w:rFonts w:ascii="Wingdings 2" w:hAnsi="Wingdings 2" w:hint="default"/>
      </w:rPr>
    </w:lvl>
    <w:lvl w:ilvl="5" w:tplc="6AF2359E" w:tentative="1">
      <w:start w:val="1"/>
      <w:numFmt w:val="bullet"/>
      <w:lvlText w:val=""/>
      <w:lvlJc w:val="left"/>
      <w:pPr>
        <w:tabs>
          <w:tab w:val="num" w:pos="4320"/>
        </w:tabs>
        <w:ind w:left="4320" w:hanging="360"/>
      </w:pPr>
      <w:rPr>
        <w:rFonts w:ascii="Wingdings 2" w:hAnsi="Wingdings 2" w:hint="default"/>
      </w:rPr>
    </w:lvl>
    <w:lvl w:ilvl="6" w:tplc="57803F0C" w:tentative="1">
      <w:start w:val="1"/>
      <w:numFmt w:val="bullet"/>
      <w:lvlText w:val=""/>
      <w:lvlJc w:val="left"/>
      <w:pPr>
        <w:tabs>
          <w:tab w:val="num" w:pos="5040"/>
        </w:tabs>
        <w:ind w:left="5040" w:hanging="360"/>
      </w:pPr>
      <w:rPr>
        <w:rFonts w:ascii="Wingdings 2" w:hAnsi="Wingdings 2" w:hint="default"/>
      </w:rPr>
    </w:lvl>
    <w:lvl w:ilvl="7" w:tplc="3CC6E4EE" w:tentative="1">
      <w:start w:val="1"/>
      <w:numFmt w:val="bullet"/>
      <w:lvlText w:val=""/>
      <w:lvlJc w:val="left"/>
      <w:pPr>
        <w:tabs>
          <w:tab w:val="num" w:pos="5760"/>
        </w:tabs>
        <w:ind w:left="5760" w:hanging="360"/>
      </w:pPr>
      <w:rPr>
        <w:rFonts w:ascii="Wingdings 2" w:hAnsi="Wingdings 2" w:hint="default"/>
      </w:rPr>
    </w:lvl>
    <w:lvl w:ilvl="8" w:tplc="3376AA6A" w:tentative="1">
      <w:start w:val="1"/>
      <w:numFmt w:val="bullet"/>
      <w:lvlText w:val=""/>
      <w:lvlJc w:val="left"/>
      <w:pPr>
        <w:tabs>
          <w:tab w:val="num" w:pos="6480"/>
        </w:tabs>
        <w:ind w:left="6480" w:hanging="360"/>
      </w:pPr>
      <w:rPr>
        <w:rFonts w:ascii="Wingdings 2" w:hAnsi="Wingdings 2" w:hint="default"/>
      </w:rPr>
    </w:lvl>
  </w:abstractNum>
  <w:abstractNum w:abstractNumId="44" w15:restartNumberingAfterBreak="0">
    <w:nsid w:val="645C6FEF"/>
    <w:multiLevelType w:val="hybridMultilevel"/>
    <w:tmpl w:val="0B062EB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5" w15:restartNumberingAfterBreak="0">
    <w:nsid w:val="6D3855F1"/>
    <w:multiLevelType w:val="multilevel"/>
    <w:tmpl w:val="AEE65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494FD0"/>
    <w:multiLevelType w:val="multilevel"/>
    <w:tmpl w:val="48207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085738E"/>
    <w:multiLevelType w:val="multilevel"/>
    <w:tmpl w:val="A16400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43B5677"/>
    <w:multiLevelType w:val="hybridMultilevel"/>
    <w:tmpl w:val="D488F876"/>
    <w:lvl w:ilvl="0" w:tplc="7A9AEA3E">
      <w:start w:val="1"/>
      <w:numFmt w:val="bullet"/>
      <w:lvlText w:val=""/>
      <w:lvlJc w:val="left"/>
      <w:pPr>
        <w:tabs>
          <w:tab w:val="num" w:pos="720"/>
        </w:tabs>
        <w:ind w:left="720" w:hanging="360"/>
      </w:pPr>
      <w:rPr>
        <w:rFonts w:ascii="Wingdings 2" w:hAnsi="Wingdings 2" w:hint="default"/>
      </w:rPr>
    </w:lvl>
    <w:lvl w:ilvl="1" w:tplc="EBFA7F6E" w:tentative="1">
      <w:start w:val="1"/>
      <w:numFmt w:val="bullet"/>
      <w:lvlText w:val=""/>
      <w:lvlJc w:val="left"/>
      <w:pPr>
        <w:tabs>
          <w:tab w:val="num" w:pos="1440"/>
        </w:tabs>
        <w:ind w:left="1440" w:hanging="360"/>
      </w:pPr>
      <w:rPr>
        <w:rFonts w:ascii="Wingdings 2" w:hAnsi="Wingdings 2" w:hint="default"/>
      </w:rPr>
    </w:lvl>
    <w:lvl w:ilvl="2" w:tplc="3C0E647C" w:tentative="1">
      <w:start w:val="1"/>
      <w:numFmt w:val="bullet"/>
      <w:lvlText w:val=""/>
      <w:lvlJc w:val="left"/>
      <w:pPr>
        <w:tabs>
          <w:tab w:val="num" w:pos="2160"/>
        </w:tabs>
        <w:ind w:left="2160" w:hanging="360"/>
      </w:pPr>
      <w:rPr>
        <w:rFonts w:ascii="Wingdings 2" w:hAnsi="Wingdings 2" w:hint="default"/>
      </w:rPr>
    </w:lvl>
    <w:lvl w:ilvl="3" w:tplc="78BAF55E" w:tentative="1">
      <w:start w:val="1"/>
      <w:numFmt w:val="bullet"/>
      <w:lvlText w:val=""/>
      <w:lvlJc w:val="left"/>
      <w:pPr>
        <w:tabs>
          <w:tab w:val="num" w:pos="2880"/>
        </w:tabs>
        <w:ind w:left="2880" w:hanging="360"/>
      </w:pPr>
      <w:rPr>
        <w:rFonts w:ascii="Wingdings 2" w:hAnsi="Wingdings 2" w:hint="default"/>
      </w:rPr>
    </w:lvl>
    <w:lvl w:ilvl="4" w:tplc="BF6045BC" w:tentative="1">
      <w:start w:val="1"/>
      <w:numFmt w:val="bullet"/>
      <w:lvlText w:val=""/>
      <w:lvlJc w:val="left"/>
      <w:pPr>
        <w:tabs>
          <w:tab w:val="num" w:pos="3600"/>
        </w:tabs>
        <w:ind w:left="3600" w:hanging="360"/>
      </w:pPr>
      <w:rPr>
        <w:rFonts w:ascii="Wingdings 2" w:hAnsi="Wingdings 2" w:hint="default"/>
      </w:rPr>
    </w:lvl>
    <w:lvl w:ilvl="5" w:tplc="C8E0E7C6" w:tentative="1">
      <w:start w:val="1"/>
      <w:numFmt w:val="bullet"/>
      <w:lvlText w:val=""/>
      <w:lvlJc w:val="left"/>
      <w:pPr>
        <w:tabs>
          <w:tab w:val="num" w:pos="4320"/>
        </w:tabs>
        <w:ind w:left="4320" w:hanging="360"/>
      </w:pPr>
      <w:rPr>
        <w:rFonts w:ascii="Wingdings 2" w:hAnsi="Wingdings 2" w:hint="default"/>
      </w:rPr>
    </w:lvl>
    <w:lvl w:ilvl="6" w:tplc="39BA1A98" w:tentative="1">
      <w:start w:val="1"/>
      <w:numFmt w:val="bullet"/>
      <w:lvlText w:val=""/>
      <w:lvlJc w:val="left"/>
      <w:pPr>
        <w:tabs>
          <w:tab w:val="num" w:pos="5040"/>
        </w:tabs>
        <w:ind w:left="5040" w:hanging="360"/>
      </w:pPr>
      <w:rPr>
        <w:rFonts w:ascii="Wingdings 2" w:hAnsi="Wingdings 2" w:hint="default"/>
      </w:rPr>
    </w:lvl>
    <w:lvl w:ilvl="7" w:tplc="8F50963E" w:tentative="1">
      <w:start w:val="1"/>
      <w:numFmt w:val="bullet"/>
      <w:lvlText w:val=""/>
      <w:lvlJc w:val="left"/>
      <w:pPr>
        <w:tabs>
          <w:tab w:val="num" w:pos="5760"/>
        </w:tabs>
        <w:ind w:left="5760" w:hanging="360"/>
      </w:pPr>
      <w:rPr>
        <w:rFonts w:ascii="Wingdings 2" w:hAnsi="Wingdings 2" w:hint="default"/>
      </w:rPr>
    </w:lvl>
    <w:lvl w:ilvl="8" w:tplc="5FBAC2D6" w:tentative="1">
      <w:start w:val="1"/>
      <w:numFmt w:val="bullet"/>
      <w:lvlText w:val=""/>
      <w:lvlJc w:val="left"/>
      <w:pPr>
        <w:tabs>
          <w:tab w:val="num" w:pos="6480"/>
        </w:tabs>
        <w:ind w:left="6480" w:hanging="360"/>
      </w:pPr>
      <w:rPr>
        <w:rFonts w:ascii="Wingdings 2" w:hAnsi="Wingdings 2" w:hint="default"/>
      </w:rPr>
    </w:lvl>
  </w:abstractNum>
  <w:abstractNum w:abstractNumId="49" w15:restartNumberingAfterBreak="0">
    <w:nsid w:val="74717206"/>
    <w:multiLevelType w:val="multilevel"/>
    <w:tmpl w:val="2CF4F8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4CD26FA"/>
    <w:multiLevelType w:val="multilevel"/>
    <w:tmpl w:val="E3F84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5324265"/>
    <w:multiLevelType w:val="multilevel"/>
    <w:tmpl w:val="C39CCE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5E63A97"/>
    <w:multiLevelType w:val="multilevel"/>
    <w:tmpl w:val="FEDC0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D9F0224"/>
    <w:multiLevelType w:val="multilevel"/>
    <w:tmpl w:val="A64AF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EDA583D"/>
    <w:multiLevelType w:val="multilevel"/>
    <w:tmpl w:val="BCB03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82604075">
    <w:abstractNumId w:val="53"/>
  </w:num>
  <w:num w:numId="2" w16cid:durableId="1762949300">
    <w:abstractNumId w:val="25"/>
  </w:num>
  <w:num w:numId="3" w16cid:durableId="1905485504">
    <w:abstractNumId w:val="37"/>
  </w:num>
  <w:num w:numId="4" w16cid:durableId="1090353910">
    <w:abstractNumId w:val="39"/>
  </w:num>
  <w:num w:numId="5" w16cid:durableId="1630352718">
    <w:abstractNumId w:val="7"/>
  </w:num>
  <w:num w:numId="6" w16cid:durableId="1930888598">
    <w:abstractNumId w:val="40"/>
  </w:num>
  <w:num w:numId="7" w16cid:durableId="888148217">
    <w:abstractNumId w:val="51"/>
  </w:num>
  <w:num w:numId="8" w16cid:durableId="2019189856">
    <w:abstractNumId w:val="32"/>
  </w:num>
  <w:num w:numId="9" w16cid:durableId="494105345">
    <w:abstractNumId w:val="31"/>
  </w:num>
  <w:num w:numId="10" w16cid:durableId="403725384">
    <w:abstractNumId w:val="23"/>
  </w:num>
  <w:num w:numId="11" w16cid:durableId="595329883">
    <w:abstractNumId w:val="46"/>
  </w:num>
  <w:num w:numId="12" w16cid:durableId="766002833">
    <w:abstractNumId w:val="54"/>
  </w:num>
  <w:num w:numId="13" w16cid:durableId="1825659070">
    <w:abstractNumId w:val="36"/>
  </w:num>
  <w:num w:numId="14" w16cid:durableId="730925498">
    <w:abstractNumId w:val="17"/>
  </w:num>
  <w:num w:numId="15" w16cid:durableId="2043087488">
    <w:abstractNumId w:val="34"/>
  </w:num>
  <w:num w:numId="16" w16cid:durableId="549921121">
    <w:abstractNumId w:val="16"/>
  </w:num>
  <w:num w:numId="17" w16cid:durableId="1561134720">
    <w:abstractNumId w:val="30"/>
  </w:num>
  <w:num w:numId="18" w16cid:durableId="675577155">
    <w:abstractNumId w:val="10"/>
  </w:num>
  <w:num w:numId="19" w16cid:durableId="1731224595">
    <w:abstractNumId w:val="28"/>
  </w:num>
  <w:num w:numId="20" w16cid:durableId="1148326950">
    <w:abstractNumId w:val="26"/>
  </w:num>
  <w:num w:numId="21" w16cid:durableId="740953604">
    <w:abstractNumId w:val="18"/>
  </w:num>
  <w:num w:numId="22" w16cid:durableId="1272512943">
    <w:abstractNumId w:val="38"/>
  </w:num>
  <w:num w:numId="23" w16cid:durableId="41291035">
    <w:abstractNumId w:val="50"/>
  </w:num>
  <w:num w:numId="24" w16cid:durableId="1196767877">
    <w:abstractNumId w:val="49"/>
  </w:num>
  <w:num w:numId="25" w16cid:durableId="1835025536">
    <w:abstractNumId w:val="33"/>
  </w:num>
  <w:num w:numId="26" w16cid:durableId="1633706260">
    <w:abstractNumId w:val="12"/>
  </w:num>
  <w:num w:numId="27" w16cid:durableId="503478803">
    <w:abstractNumId w:val="5"/>
  </w:num>
  <w:num w:numId="28" w16cid:durableId="812140986">
    <w:abstractNumId w:val="20"/>
  </w:num>
  <w:num w:numId="29" w16cid:durableId="884827192">
    <w:abstractNumId w:val="4"/>
  </w:num>
  <w:num w:numId="30" w16cid:durableId="1331327124">
    <w:abstractNumId w:val="14"/>
  </w:num>
  <w:num w:numId="31" w16cid:durableId="619799104">
    <w:abstractNumId w:val="3"/>
  </w:num>
  <w:num w:numId="32" w16cid:durableId="726538276">
    <w:abstractNumId w:val="43"/>
  </w:num>
  <w:num w:numId="33" w16cid:durableId="38096689">
    <w:abstractNumId w:val="47"/>
  </w:num>
  <w:num w:numId="34" w16cid:durableId="1682662645">
    <w:abstractNumId w:val="42"/>
  </w:num>
  <w:num w:numId="35" w16cid:durableId="1596479751">
    <w:abstractNumId w:val="35"/>
  </w:num>
  <w:num w:numId="36" w16cid:durableId="1852984135">
    <w:abstractNumId w:val="22"/>
  </w:num>
  <w:num w:numId="37" w16cid:durableId="1569800380">
    <w:abstractNumId w:val="15"/>
  </w:num>
  <w:num w:numId="38" w16cid:durableId="530532914">
    <w:abstractNumId w:val="11"/>
  </w:num>
  <w:num w:numId="39" w16cid:durableId="1942716140">
    <w:abstractNumId w:val="21"/>
  </w:num>
  <w:num w:numId="40" w16cid:durableId="914706282">
    <w:abstractNumId w:val="52"/>
  </w:num>
  <w:num w:numId="41" w16cid:durableId="75982317">
    <w:abstractNumId w:val="45"/>
  </w:num>
  <w:num w:numId="42" w16cid:durableId="509835509">
    <w:abstractNumId w:val="1"/>
  </w:num>
  <w:num w:numId="43" w16cid:durableId="865406073">
    <w:abstractNumId w:val="13"/>
  </w:num>
  <w:num w:numId="44" w16cid:durableId="2014184744">
    <w:abstractNumId w:val="29"/>
  </w:num>
  <w:num w:numId="45" w16cid:durableId="308677240">
    <w:abstractNumId w:val="6"/>
  </w:num>
  <w:num w:numId="46" w16cid:durableId="1872722681">
    <w:abstractNumId w:val="2"/>
  </w:num>
  <w:num w:numId="47" w16cid:durableId="690716594">
    <w:abstractNumId w:val="19"/>
  </w:num>
  <w:num w:numId="48" w16cid:durableId="272783749">
    <w:abstractNumId w:val="41"/>
  </w:num>
  <w:num w:numId="49" w16cid:durableId="609506294">
    <w:abstractNumId w:val="27"/>
  </w:num>
  <w:num w:numId="50" w16cid:durableId="955716106">
    <w:abstractNumId w:val="24"/>
  </w:num>
  <w:num w:numId="51" w16cid:durableId="869874152">
    <w:abstractNumId w:val="0"/>
  </w:num>
  <w:num w:numId="52" w16cid:durableId="1536191587">
    <w:abstractNumId w:val="44"/>
  </w:num>
  <w:num w:numId="53" w16cid:durableId="225647217">
    <w:abstractNumId w:val="9"/>
  </w:num>
  <w:num w:numId="54" w16cid:durableId="1468816109">
    <w:abstractNumId w:val="8"/>
    <w:lvlOverride w:ilvl="0">
      <w:lvl w:ilvl="0">
        <w:numFmt w:val="lowerLetter"/>
        <w:lvlText w:val="%1."/>
        <w:lvlJc w:val="left"/>
      </w:lvl>
    </w:lvlOverride>
  </w:num>
  <w:num w:numId="55" w16cid:durableId="85079830">
    <w:abstractNumId w:val="8"/>
    <w:lvlOverride w:ilvl="0">
      <w:lvl w:ilvl="0">
        <w:numFmt w:val="lowerLetter"/>
        <w:lvlText w:val="%1."/>
        <w:lvlJc w:val="left"/>
      </w:lvl>
    </w:lvlOverride>
  </w:num>
  <w:num w:numId="56" w16cid:durableId="222374163">
    <w:abstractNumId w:val="8"/>
    <w:lvlOverride w:ilvl="0">
      <w:lvl w:ilvl="0">
        <w:numFmt w:val="lowerLetter"/>
        <w:lvlText w:val="%1."/>
        <w:lvlJc w:val="left"/>
      </w:lvl>
    </w:lvlOverride>
  </w:num>
  <w:num w:numId="57" w16cid:durableId="214509324">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1B6"/>
    <w:rsid w:val="000523C4"/>
    <w:rsid w:val="000721A6"/>
    <w:rsid w:val="000E3967"/>
    <w:rsid w:val="001559F2"/>
    <w:rsid w:val="001765A1"/>
    <w:rsid w:val="001A4804"/>
    <w:rsid w:val="001A4BCD"/>
    <w:rsid w:val="00210153"/>
    <w:rsid w:val="002A39EE"/>
    <w:rsid w:val="003A31BB"/>
    <w:rsid w:val="004079D3"/>
    <w:rsid w:val="004D6D00"/>
    <w:rsid w:val="00532BD7"/>
    <w:rsid w:val="005357B2"/>
    <w:rsid w:val="005B4B22"/>
    <w:rsid w:val="00623B17"/>
    <w:rsid w:val="006324C6"/>
    <w:rsid w:val="00694038"/>
    <w:rsid w:val="006D51B6"/>
    <w:rsid w:val="00781027"/>
    <w:rsid w:val="007847AB"/>
    <w:rsid w:val="007948FC"/>
    <w:rsid w:val="007F5617"/>
    <w:rsid w:val="008F0BD5"/>
    <w:rsid w:val="009C6C78"/>
    <w:rsid w:val="00A21D9C"/>
    <w:rsid w:val="00A3290E"/>
    <w:rsid w:val="00A74101"/>
    <w:rsid w:val="00B63D71"/>
    <w:rsid w:val="00C14630"/>
    <w:rsid w:val="00C378CC"/>
    <w:rsid w:val="00C66182"/>
    <w:rsid w:val="00CF32EA"/>
    <w:rsid w:val="00D30B20"/>
    <w:rsid w:val="00D66042"/>
    <w:rsid w:val="00D80F67"/>
    <w:rsid w:val="00DD179A"/>
    <w:rsid w:val="00DE7BE0"/>
    <w:rsid w:val="00EA5A37"/>
    <w:rsid w:val="00EB7489"/>
    <w:rsid w:val="00F26D35"/>
    <w:rsid w:val="00FA14DF"/>
    <w:rsid w:val="00FC4AF1"/>
    <w:rsid w:val="00FE4003"/>
    <w:rsid w:val="00FF02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AD70C"/>
  <w15:chartTrackingRefBased/>
  <w15:docId w15:val="{081EF6FC-C820-4EFE-B6D2-D3DD0B89B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51B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D51B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D51B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D51B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D51B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D51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51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51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51B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51B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D51B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D51B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D51B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D51B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D51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51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51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51B6"/>
    <w:rPr>
      <w:rFonts w:eastAsiaTheme="majorEastAsia" w:cstheme="majorBidi"/>
      <w:color w:val="272727" w:themeColor="text1" w:themeTint="D8"/>
    </w:rPr>
  </w:style>
  <w:style w:type="paragraph" w:styleId="Title">
    <w:name w:val="Title"/>
    <w:basedOn w:val="Normal"/>
    <w:next w:val="Normal"/>
    <w:link w:val="TitleChar"/>
    <w:uiPriority w:val="10"/>
    <w:qFormat/>
    <w:rsid w:val="006D51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51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51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51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51B6"/>
    <w:pPr>
      <w:spacing w:before="160"/>
      <w:jc w:val="center"/>
    </w:pPr>
    <w:rPr>
      <w:i/>
      <w:iCs/>
      <w:color w:val="404040" w:themeColor="text1" w:themeTint="BF"/>
    </w:rPr>
  </w:style>
  <w:style w:type="character" w:customStyle="1" w:styleId="QuoteChar">
    <w:name w:val="Quote Char"/>
    <w:basedOn w:val="DefaultParagraphFont"/>
    <w:link w:val="Quote"/>
    <w:uiPriority w:val="29"/>
    <w:rsid w:val="006D51B6"/>
    <w:rPr>
      <w:i/>
      <w:iCs/>
      <w:color w:val="404040" w:themeColor="text1" w:themeTint="BF"/>
    </w:rPr>
  </w:style>
  <w:style w:type="paragraph" w:styleId="ListParagraph">
    <w:name w:val="List Paragraph"/>
    <w:basedOn w:val="Normal"/>
    <w:uiPriority w:val="34"/>
    <w:qFormat/>
    <w:rsid w:val="006D51B6"/>
    <w:pPr>
      <w:ind w:left="720"/>
      <w:contextualSpacing/>
    </w:pPr>
  </w:style>
  <w:style w:type="character" w:styleId="IntenseEmphasis">
    <w:name w:val="Intense Emphasis"/>
    <w:basedOn w:val="DefaultParagraphFont"/>
    <w:uiPriority w:val="21"/>
    <w:qFormat/>
    <w:rsid w:val="006D51B6"/>
    <w:rPr>
      <w:i/>
      <w:iCs/>
      <w:color w:val="2F5496" w:themeColor="accent1" w:themeShade="BF"/>
    </w:rPr>
  </w:style>
  <w:style w:type="paragraph" w:styleId="IntenseQuote">
    <w:name w:val="Intense Quote"/>
    <w:basedOn w:val="Normal"/>
    <w:next w:val="Normal"/>
    <w:link w:val="IntenseQuoteChar"/>
    <w:uiPriority w:val="30"/>
    <w:qFormat/>
    <w:rsid w:val="006D51B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D51B6"/>
    <w:rPr>
      <w:i/>
      <w:iCs/>
      <w:color w:val="2F5496" w:themeColor="accent1" w:themeShade="BF"/>
    </w:rPr>
  </w:style>
  <w:style w:type="character" w:styleId="IntenseReference">
    <w:name w:val="Intense Reference"/>
    <w:basedOn w:val="DefaultParagraphFont"/>
    <w:uiPriority w:val="32"/>
    <w:qFormat/>
    <w:rsid w:val="006D51B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611528">
      <w:bodyDiv w:val="1"/>
      <w:marLeft w:val="0"/>
      <w:marRight w:val="0"/>
      <w:marTop w:val="0"/>
      <w:marBottom w:val="0"/>
      <w:divBdr>
        <w:top w:val="none" w:sz="0" w:space="0" w:color="auto"/>
        <w:left w:val="none" w:sz="0" w:space="0" w:color="auto"/>
        <w:bottom w:val="none" w:sz="0" w:space="0" w:color="auto"/>
        <w:right w:val="none" w:sz="0" w:space="0" w:color="auto"/>
      </w:divBdr>
    </w:div>
    <w:div w:id="71199752">
      <w:bodyDiv w:val="1"/>
      <w:marLeft w:val="0"/>
      <w:marRight w:val="0"/>
      <w:marTop w:val="0"/>
      <w:marBottom w:val="0"/>
      <w:divBdr>
        <w:top w:val="none" w:sz="0" w:space="0" w:color="auto"/>
        <w:left w:val="none" w:sz="0" w:space="0" w:color="auto"/>
        <w:bottom w:val="none" w:sz="0" w:space="0" w:color="auto"/>
        <w:right w:val="none" w:sz="0" w:space="0" w:color="auto"/>
      </w:divBdr>
    </w:div>
    <w:div w:id="87385848">
      <w:bodyDiv w:val="1"/>
      <w:marLeft w:val="0"/>
      <w:marRight w:val="0"/>
      <w:marTop w:val="0"/>
      <w:marBottom w:val="0"/>
      <w:divBdr>
        <w:top w:val="none" w:sz="0" w:space="0" w:color="auto"/>
        <w:left w:val="none" w:sz="0" w:space="0" w:color="auto"/>
        <w:bottom w:val="none" w:sz="0" w:space="0" w:color="auto"/>
        <w:right w:val="none" w:sz="0" w:space="0" w:color="auto"/>
      </w:divBdr>
    </w:div>
    <w:div w:id="148180337">
      <w:bodyDiv w:val="1"/>
      <w:marLeft w:val="0"/>
      <w:marRight w:val="0"/>
      <w:marTop w:val="0"/>
      <w:marBottom w:val="0"/>
      <w:divBdr>
        <w:top w:val="none" w:sz="0" w:space="0" w:color="auto"/>
        <w:left w:val="none" w:sz="0" w:space="0" w:color="auto"/>
        <w:bottom w:val="none" w:sz="0" w:space="0" w:color="auto"/>
        <w:right w:val="none" w:sz="0" w:space="0" w:color="auto"/>
      </w:divBdr>
    </w:div>
    <w:div w:id="163785747">
      <w:bodyDiv w:val="1"/>
      <w:marLeft w:val="0"/>
      <w:marRight w:val="0"/>
      <w:marTop w:val="0"/>
      <w:marBottom w:val="0"/>
      <w:divBdr>
        <w:top w:val="none" w:sz="0" w:space="0" w:color="auto"/>
        <w:left w:val="none" w:sz="0" w:space="0" w:color="auto"/>
        <w:bottom w:val="none" w:sz="0" w:space="0" w:color="auto"/>
        <w:right w:val="none" w:sz="0" w:space="0" w:color="auto"/>
      </w:divBdr>
    </w:div>
    <w:div w:id="351303814">
      <w:bodyDiv w:val="1"/>
      <w:marLeft w:val="0"/>
      <w:marRight w:val="0"/>
      <w:marTop w:val="0"/>
      <w:marBottom w:val="0"/>
      <w:divBdr>
        <w:top w:val="none" w:sz="0" w:space="0" w:color="auto"/>
        <w:left w:val="none" w:sz="0" w:space="0" w:color="auto"/>
        <w:bottom w:val="none" w:sz="0" w:space="0" w:color="auto"/>
        <w:right w:val="none" w:sz="0" w:space="0" w:color="auto"/>
      </w:divBdr>
    </w:div>
    <w:div w:id="450589117">
      <w:bodyDiv w:val="1"/>
      <w:marLeft w:val="0"/>
      <w:marRight w:val="0"/>
      <w:marTop w:val="0"/>
      <w:marBottom w:val="0"/>
      <w:divBdr>
        <w:top w:val="none" w:sz="0" w:space="0" w:color="auto"/>
        <w:left w:val="none" w:sz="0" w:space="0" w:color="auto"/>
        <w:bottom w:val="none" w:sz="0" w:space="0" w:color="auto"/>
        <w:right w:val="none" w:sz="0" w:space="0" w:color="auto"/>
      </w:divBdr>
    </w:div>
    <w:div w:id="528490833">
      <w:bodyDiv w:val="1"/>
      <w:marLeft w:val="0"/>
      <w:marRight w:val="0"/>
      <w:marTop w:val="0"/>
      <w:marBottom w:val="0"/>
      <w:divBdr>
        <w:top w:val="none" w:sz="0" w:space="0" w:color="auto"/>
        <w:left w:val="none" w:sz="0" w:space="0" w:color="auto"/>
        <w:bottom w:val="none" w:sz="0" w:space="0" w:color="auto"/>
        <w:right w:val="none" w:sz="0" w:space="0" w:color="auto"/>
      </w:divBdr>
    </w:div>
    <w:div w:id="543176910">
      <w:bodyDiv w:val="1"/>
      <w:marLeft w:val="0"/>
      <w:marRight w:val="0"/>
      <w:marTop w:val="0"/>
      <w:marBottom w:val="0"/>
      <w:divBdr>
        <w:top w:val="none" w:sz="0" w:space="0" w:color="auto"/>
        <w:left w:val="none" w:sz="0" w:space="0" w:color="auto"/>
        <w:bottom w:val="none" w:sz="0" w:space="0" w:color="auto"/>
        <w:right w:val="none" w:sz="0" w:space="0" w:color="auto"/>
      </w:divBdr>
      <w:divsChild>
        <w:div w:id="165632167">
          <w:marLeft w:val="547"/>
          <w:marRight w:val="0"/>
          <w:marTop w:val="110"/>
          <w:marBottom w:val="120"/>
          <w:divBdr>
            <w:top w:val="none" w:sz="0" w:space="0" w:color="auto"/>
            <w:left w:val="none" w:sz="0" w:space="0" w:color="auto"/>
            <w:bottom w:val="none" w:sz="0" w:space="0" w:color="auto"/>
            <w:right w:val="none" w:sz="0" w:space="0" w:color="auto"/>
          </w:divBdr>
        </w:div>
      </w:divsChild>
    </w:div>
    <w:div w:id="574627617">
      <w:bodyDiv w:val="1"/>
      <w:marLeft w:val="0"/>
      <w:marRight w:val="0"/>
      <w:marTop w:val="0"/>
      <w:marBottom w:val="0"/>
      <w:divBdr>
        <w:top w:val="none" w:sz="0" w:space="0" w:color="auto"/>
        <w:left w:val="none" w:sz="0" w:space="0" w:color="auto"/>
        <w:bottom w:val="none" w:sz="0" w:space="0" w:color="auto"/>
        <w:right w:val="none" w:sz="0" w:space="0" w:color="auto"/>
      </w:divBdr>
    </w:div>
    <w:div w:id="604383621">
      <w:bodyDiv w:val="1"/>
      <w:marLeft w:val="0"/>
      <w:marRight w:val="0"/>
      <w:marTop w:val="0"/>
      <w:marBottom w:val="0"/>
      <w:divBdr>
        <w:top w:val="none" w:sz="0" w:space="0" w:color="auto"/>
        <w:left w:val="none" w:sz="0" w:space="0" w:color="auto"/>
        <w:bottom w:val="none" w:sz="0" w:space="0" w:color="auto"/>
        <w:right w:val="none" w:sz="0" w:space="0" w:color="auto"/>
      </w:divBdr>
    </w:div>
    <w:div w:id="777332922">
      <w:bodyDiv w:val="1"/>
      <w:marLeft w:val="0"/>
      <w:marRight w:val="0"/>
      <w:marTop w:val="0"/>
      <w:marBottom w:val="0"/>
      <w:divBdr>
        <w:top w:val="none" w:sz="0" w:space="0" w:color="auto"/>
        <w:left w:val="none" w:sz="0" w:space="0" w:color="auto"/>
        <w:bottom w:val="none" w:sz="0" w:space="0" w:color="auto"/>
        <w:right w:val="none" w:sz="0" w:space="0" w:color="auto"/>
      </w:divBdr>
    </w:div>
    <w:div w:id="1039167254">
      <w:bodyDiv w:val="1"/>
      <w:marLeft w:val="0"/>
      <w:marRight w:val="0"/>
      <w:marTop w:val="0"/>
      <w:marBottom w:val="0"/>
      <w:divBdr>
        <w:top w:val="none" w:sz="0" w:space="0" w:color="auto"/>
        <w:left w:val="none" w:sz="0" w:space="0" w:color="auto"/>
        <w:bottom w:val="none" w:sz="0" w:space="0" w:color="auto"/>
        <w:right w:val="none" w:sz="0" w:space="0" w:color="auto"/>
      </w:divBdr>
    </w:div>
    <w:div w:id="1070694125">
      <w:bodyDiv w:val="1"/>
      <w:marLeft w:val="0"/>
      <w:marRight w:val="0"/>
      <w:marTop w:val="0"/>
      <w:marBottom w:val="0"/>
      <w:divBdr>
        <w:top w:val="none" w:sz="0" w:space="0" w:color="auto"/>
        <w:left w:val="none" w:sz="0" w:space="0" w:color="auto"/>
        <w:bottom w:val="none" w:sz="0" w:space="0" w:color="auto"/>
        <w:right w:val="none" w:sz="0" w:space="0" w:color="auto"/>
      </w:divBdr>
    </w:div>
    <w:div w:id="1083185105">
      <w:bodyDiv w:val="1"/>
      <w:marLeft w:val="0"/>
      <w:marRight w:val="0"/>
      <w:marTop w:val="0"/>
      <w:marBottom w:val="0"/>
      <w:divBdr>
        <w:top w:val="none" w:sz="0" w:space="0" w:color="auto"/>
        <w:left w:val="none" w:sz="0" w:space="0" w:color="auto"/>
        <w:bottom w:val="none" w:sz="0" w:space="0" w:color="auto"/>
        <w:right w:val="none" w:sz="0" w:space="0" w:color="auto"/>
      </w:divBdr>
    </w:div>
    <w:div w:id="1240750362">
      <w:bodyDiv w:val="1"/>
      <w:marLeft w:val="0"/>
      <w:marRight w:val="0"/>
      <w:marTop w:val="0"/>
      <w:marBottom w:val="0"/>
      <w:divBdr>
        <w:top w:val="none" w:sz="0" w:space="0" w:color="auto"/>
        <w:left w:val="none" w:sz="0" w:space="0" w:color="auto"/>
        <w:bottom w:val="none" w:sz="0" w:space="0" w:color="auto"/>
        <w:right w:val="none" w:sz="0" w:space="0" w:color="auto"/>
      </w:divBdr>
      <w:divsChild>
        <w:div w:id="803736645">
          <w:marLeft w:val="1138"/>
          <w:marRight w:val="0"/>
          <w:marTop w:val="115"/>
          <w:marBottom w:val="120"/>
          <w:divBdr>
            <w:top w:val="none" w:sz="0" w:space="0" w:color="auto"/>
            <w:left w:val="none" w:sz="0" w:space="0" w:color="auto"/>
            <w:bottom w:val="none" w:sz="0" w:space="0" w:color="auto"/>
            <w:right w:val="none" w:sz="0" w:space="0" w:color="auto"/>
          </w:divBdr>
        </w:div>
        <w:div w:id="1329595387">
          <w:marLeft w:val="1613"/>
          <w:marRight w:val="0"/>
          <w:marTop w:val="86"/>
          <w:marBottom w:val="120"/>
          <w:divBdr>
            <w:top w:val="none" w:sz="0" w:space="0" w:color="auto"/>
            <w:left w:val="none" w:sz="0" w:space="0" w:color="auto"/>
            <w:bottom w:val="none" w:sz="0" w:space="0" w:color="auto"/>
            <w:right w:val="none" w:sz="0" w:space="0" w:color="auto"/>
          </w:divBdr>
        </w:div>
        <w:div w:id="1562594120">
          <w:marLeft w:val="1613"/>
          <w:marRight w:val="0"/>
          <w:marTop w:val="86"/>
          <w:marBottom w:val="120"/>
          <w:divBdr>
            <w:top w:val="none" w:sz="0" w:space="0" w:color="auto"/>
            <w:left w:val="none" w:sz="0" w:space="0" w:color="auto"/>
            <w:bottom w:val="none" w:sz="0" w:space="0" w:color="auto"/>
            <w:right w:val="none" w:sz="0" w:space="0" w:color="auto"/>
          </w:divBdr>
        </w:div>
        <w:div w:id="1698580880">
          <w:marLeft w:val="1613"/>
          <w:marRight w:val="0"/>
          <w:marTop w:val="86"/>
          <w:marBottom w:val="120"/>
          <w:divBdr>
            <w:top w:val="none" w:sz="0" w:space="0" w:color="auto"/>
            <w:left w:val="none" w:sz="0" w:space="0" w:color="auto"/>
            <w:bottom w:val="none" w:sz="0" w:space="0" w:color="auto"/>
            <w:right w:val="none" w:sz="0" w:space="0" w:color="auto"/>
          </w:divBdr>
        </w:div>
        <w:div w:id="655039388">
          <w:marLeft w:val="1613"/>
          <w:marRight w:val="0"/>
          <w:marTop w:val="86"/>
          <w:marBottom w:val="120"/>
          <w:divBdr>
            <w:top w:val="none" w:sz="0" w:space="0" w:color="auto"/>
            <w:left w:val="none" w:sz="0" w:space="0" w:color="auto"/>
            <w:bottom w:val="none" w:sz="0" w:space="0" w:color="auto"/>
            <w:right w:val="none" w:sz="0" w:space="0" w:color="auto"/>
          </w:divBdr>
        </w:div>
      </w:divsChild>
    </w:div>
    <w:div w:id="1288121084">
      <w:bodyDiv w:val="1"/>
      <w:marLeft w:val="0"/>
      <w:marRight w:val="0"/>
      <w:marTop w:val="0"/>
      <w:marBottom w:val="0"/>
      <w:divBdr>
        <w:top w:val="none" w:sz="0" w:space="0" w:color="auto"/>
        <w:left w:val="none" w:sz="0" w:space="0" w:color="auto"/>
        <w:bottom w:val="none" w:sz="0" w:space="0" w:color="auto"/>
        <w:right w:val="none" w:sz="0" w:space="0" w:color="auto"/>
      </w:divBdr>
      <w:divsChild>
        <w:div w:id="1423408249">
          <w:marLeft w:val="1138"/>
          <w:marRight w:val="0"/>
          <w:marTop w:val="115"/>
          <w:marBottom w:val="120"/>
          <w:divBdr>
            <w:top w:val="none" w:sz="0" w:space="0" w:color="auto"/>
            <w:left w:val="none" w:sz="0" w:space="0" w:color="auto"/>
            <w:bottom w:val="none" w:sz="0" w:space="0" w:color="auto"/>
            <w:right w:val="none" w:sz="0" w:space="0" w:color="auto"/>
          </w:divBdr>
        </w:div>
        <w:div w:id="1500071917">
          <w:marLeft w:val="1613"/>
          <w:marRight w:val="0"/>
          <w:marTop w:val="86"/>
          <w:marBottom w:val="120"/>
          <w:divBdr>
            <w:top w:val="none" w:sz="0" w:space="0" w:color="auto"/>
            <w:left w:val="none" w:sz="0" w:space="0" w:color="auto"/>
            <w:bottom w:val="none" w:sz="0" w:space="0" w:color="auto"/>
            <w:right w:val="none" w:sz="0" w:space="0" w:color="auto"/>
          </w:divBdr>
        </w:div>
        <w:div w:id="1283002156">
          <w:marLeft w:val="1613"/>
          <w:marRight w:val="0"/>
          <w:marTop w:val="86"/>
          <w:marBottom w:val="120"/>
          <w:divBdr>
            <w:top w:val="none" w:sz="0" w:space="0" w:color="auto"/>
            <w:left w:val="none" w:sz="0" w:space="0" w:color="auto"/>
            <w:bottom w:val="none" w:sz="0" w:space="0" w:color="auto"/>
            <w:right w:val="none" w:sz="0" w:space="0" w:color="auto"/>
          </w:divBdr>
        </w:div>
        <w:div w:id="1061903183">
          <w:marLeft w:val="1613"/>
          <w:marRight w:val="0"/>
          <w:marTop w:val="86"/>
          <w:marBottom w:val="120"/>
          <w:divBdr>
            <w:top w:val="none" w:sz="0" w:space="0" w:color="auto"/>
            <w:left w:val="none" w:sz="0" w:space="0" w:color="auto"/>
            <w:bottom w:val="none" w:sz="0" w:space="0" w:color="auto"/>
            <w:right w:val="none" w:sz="0" w:space="0" w:color="auto"/>
          </w:divBdr>
        </w:div>
        <w:div w:id="317618937">
          <w:marLeft w:val="1613"/>
          <w:marRight w:val="0"/>
          <w:marTop w:val="86"/>
          <w:marBottom w:val="120"/>
          <w:divBdr>
            <w:top w:val="none" w:sz="0" w:space="0" w:color="auto"/>
            <w:left w:val="none" w:sz="0" w:space="0" w:color="auto"/>
            <w:bottom w:val="none" w:sz="0" w:space="0" w:color="auto"/>
            <w:right w:val="none" w:sz="0" w:space="0" w:color="auto"/>
          </w:divBdr>
        </w:div>
      </w:divsChild>
    </w:div>
    <w:div w:id="1288196225">
      <w:bodyDiv w:val="1"/>
      <w:marLeft w:val="0"/>
      <w:marRight w:val="0"/>
      <w:marTop w:val="0"/>
      <w:marBottom w:val="0"/>
      <w:divBdr>
        <w:top w:val="none" w:sz="0" w:space="0" w:color="auto"/>
        <w:left w:val="none" w:sz="0" w:space="0" w:color="auto"/>
        <w:bottom w:val="none" w:sz="0" w:space="0" w:color="auto"/>
        <w:right w:val="none" w:sz="0" w:space="0" w:color="auto"/>
      </w:divBdr>
    </w:div>
    <w:div w:id="1346057734">
      <w:bodyDiv w:val="1"/>
      <w:marLeft w:val="0"/>
      <w:marRight w:val="0"/>
      <w:marTop w:val="0"/>
      <w:marBottom w:val="0"/>
      <w:divBdr>
        <w:top w:val="none" w:sz="0" w:space="0" w:color="auto"/>
        <w:left w:val="none" w:sz="0" w:space="0" w:color="auto"/>
        <w:bottom w:val="none" w:sz="0" w:space="0" w:color="auto"/>
        <w:right w:val="none" w:sz="0" w:space="0" w:color="auto"/>
      </w:divBdr>
    </w:div>
    <w:div w:id="1560940963">
      <w:bodyDiv w:val="1"/>
      <w:marLeft w:val="0"/>
      <w:marRight w:val="0"/>
      <w:marTop w:val="0"/>
      <w:marBottom w:val="0"/>
      <w:divBdr>
        <w:top w:val="none" w:sz="0" w:space="0" w:color="auto"/>
        <w:left w:val="none" w:sz="0" w:space="0" w:color="auto"/>
        <w:bottom w:val="none" w:sz="0" w:space="0" w:color="auto"/>
        <w:right w:val="none" w:sz="0" w:space="0" w:color="auto"/>
      </w:divBdr>
    </w:div>
    <w:div w:id="1575775290">
      <w:bodyDiv w:val="1"/>
      <w:marLeft w:val="0"/>
      <w:marRight w:val="0"/>
      <w:marTop w:val="0"/>
      <w:marBottom w:val="0"/>
      <w:divBdr>
        <w:top w:val="none" w:sz="0" w:space="0" w:color="auto"/>
        <w:left w:val="none" w:sz="0" w:space="0" w:color="auto"/>
        <w:bottom w:val="none" w:sz="0" w:space="0" w:color="auto"/>
        <w:right w:val="none" w:sz="0" w:space="0" w:color="auto"/>
      </w:divBdr>
    </w:div>
    <w:div w:id="1597786835">
      <w:bodyDiv w:val="1"/>
      <w:marLeft w:val="0"/>
      <w:marRight w:val="0"/>
      <w:marTop w:val="0"/>
      <w:marBottom w:val="0"/>
      <w:divBdr>
        <w:top w:val="none" w:sz="0" w:space="0" w:color="auto"/>
        <w:left w:val="none" w:sz="0" w:space="0" w:color="auto"/>
        <w:bottom w:val="none" w:sz="0" w:space="0" w:color="auto"/>
        <w:right w:val="none" w:sz="0" w:space="0" w:color="auto"/>
      </w:divBdr>
    </w:div>
    <w:div w:id="1625312509">
      <w:bodyDiv w:val="1"/>
      <w:marLeft w:val="0"/>
      <w:marRight w:val="0"/>
      <w:marTop w:val="0"/>
      <w:marBottom w:val="0"/>
      <w:divBdr>
        <w:top w:val="none" w:sz="0" w:space="0" w:color="auto"/>
        <w:left w:val="none" w:sz="0" w:space="0" w:color="auto"/>
        <w:bottom w:val="none" w:sz="0" w:space="0" w:color="auto"/>
        <w:right w:val="none" w:sz="0" w:space="0" w:color="auto"/>
      </w:divBdr>
    </w:div>
    <w:div w:id="1656837148">
      <w:bodyDiv w:val="1"/>
      <w:marLeft w:val="0"/>
      <w:marRight w:val="0"/>
      <w:marTop w:val="0"/>
      <w:marBottom w:val="0"/>
      <w:divBdr>
        <w:top w:val="none" w:sz="0" w:space="0" w:color="auto"/>
        <w:left w:val="none" w:sz="0" w:space="0" w:color="auto"/>
        <w:bottom w:val="none" w:sz="0" w:space="0" w:color="auto"/>
        <w:right w:val="none" w:sz="0" w:space="0" w:color="auto"/>
      </w:divBdr>
    </w:div>
    <w:div w:id="1733430711">
      <w:bodyDiv w:val="1"/>
      <w:marLeft w:val="0"/>
      <w:marRight w:val="0"/>
      <w:marTop w:val="0"/>
      <w:marBottom w:val="0"/>
      <w:divBdr>
        <w:top w:val="none" w:sz="0" w:space="0" w:color="auto"/>
        <w:left w:val="none" w:sz="0" w:space="0" w:color="auto"/>
        <w:bottom w:val="none" w:sz="0" w:space="0" w:color="auto"/>
        <w:right w:val="none" w:sz="0" w:space="0" w:color="auto"/>
      </w:divBdr>
    </w:div>
    <w:div w:id="1753039305">
      <w:bodyDiv w:val="1"/>
      <w:marLeft w:val="0"/>
      <w:marRight w:val="0"/>
      <w:marTop w:val="0"/>
      <w:marBottom w:val="0"/>
      <w:divBdr>
        <w:top w:val="none" w:sz="0" w:space="0" w:color="auto"/>
        <w:left w:val="none" w:sz="0" w:space="0" w:color="auto"/>
        <w:bottom w:val="none" w:sz="0" w:space="0" w:color="auto"/>
        <w:right w:val="none" w:sz="0" w:space="0" w:color="auto"/>
      </w:divBdr>
    </w:div>
    <w:div w:id="1758092204">
      <w:bodyDiv w:val="1"/>
      <w:marLeft w:val="0"/>
      <w:marRight w:val="0"/>
      <w:marTop w:val="0"/>
      <w:marBottom w:val="0"/>
      <w:divBdr>
        <w:top w:val="none" w:sz="0" w:space="0" w:color="auto"/>
        <w:left w:val="none" w:sz="0" w:space="0" w:color="auto"/>
        <w:bottom w:val="none" w:sz="0" w:space="0" w:color="auto"/>
        <w:right w:val="none" w:sz="0" w:space="0" w:color="auto"/>
      </w:divBdr>
      <w:divsChild>
        <w:div w:id="1666930720">
          <w:marLeft w:val="547"/>
          <w:marRight w:val="0"/>
          <w:marTop w:val="110"/>
          <w:marBottom w:val="120"/>
          <w:divBdr>
            <w:top w:val="none" w:sz="0" w:space="0" w:color="auto"/>
            <w:left w:val="none" w:sz="0" w:space="0" w:color="auto"/>
            <w:bottom w:val="none" w:sz="0" w:space="0" w:color="auto"/>
            <w:right w:val="none" w:sz="0" w:space="0" w:color="auto"/>
          </w:divBdr>
        </w:div>
      </w:divsChild>
    </w:div>
    <w:div w:id="1772357088">
      <w:bodyDiv w:val="1"/>
      <w:marLeft w:val="0"/>
      <w:marRight w:val="0"/>
      <w:marTop w:val="0"/>
      <w:marBottom w:val="0"/>
      <w:divBdr>
        <w:top w:val="none" w:sz="0" w:space="0" w:color="auto"/>
        <w:left w:val="none" w:sz="0" w:space="0" w:color="auto"/>
        <w:bottom w:val="none" w:sz="0" w:space="0" w:color="auto"/>
        <w:right w:val="none" w:sz="0" w:space="0" w:color="auto"/>
      </w:divBdr>
      <w:divsChild>
        <w:div w:id="685523626">
          <w:marLeft w:val="1613"/>
          <w:marRight w:val="0"/>
          <w:marTop w:val="86"/>
          <w:marBottom w:val="120"/>
          <w:divBdr>
            <w:top w:val="none" w:sz="0" w:space="0" w:color="auto"/>
            <w:left w:val="none" w:sz="0" w:space="0" w:color="auto"/>
            <w:bottom w:val="none" w:sz="0" w:space="0" w:color="auto"/>
            <w:right w:val="none" w:sz="0" w:space="0" w:color="auto"/>
          </w:divBdr>
        </w:div>
        <w:div w:id="1283416348">
          <w:marLeft w:val="1613"/>
          <w:marRight w:val="0"/>
          <w:marTop w:val="86"/>
          <w:marBottom w:val="120"/>
          <w:divBdr>
            <w:top w:val="none" w:sz="0" w:space="0" w:color="auto"/>
            <w:left w:val="none" w:sz="0" w:space="0" w:color="auto"/>
            <w:bottom w:val="none" w:sz="0" w:space="0" w:color="auto"/>
            <w:right w:val="none" w:sz="0" w:space="0" w:color="auto"/>
          </w:divBdr>
        </w:div>
        <w:div w:id="1688407482">
          <w:marLeft w:val="1613"/>
          <w:marRight w:val="0"/>
          <w:marTop w:val="86"/>
          <w:marBottom w:val="120"/>
          <w:divBdr>
            <w:top w:val="none" w:sz="0" w:space="0" w:color="auto"/>
            <w:left w:val="none" w:sz="0" w:space="0" w:color="auto"/>
            <w:bottom w:val="none" w:sz="0" w:space="0" w:color="auto"/>
            <w:right w:val="none" w:sz="0" w:space="0" w:color="auto"/>
          </w:divBdr>
        </w:div>
        <w:div w:id="1984581327">
          <w:marLeft w:val="1613"/>
          <w:marRight w:val="0"/>
          <w:marTop w:val="86"/>
          <w:marBottom w:val="120"/>
          <w:divBdr>
            <w:top w:val="none" w:sz="0" w:space="0" w:color="auto"/>
            <w:left w:val="none" w:sz="0" w:space="0" w:color="auto"/>
            <w:bottom w:val="none" w:sz="0" w:space="0" w:color="auto"/>
            <w:right w:val="none" w:sz="0" w:space="0" w:color="auto"/>
          </w:divBdr>
        </w:div>
      </w:divsChild>
    </w:div>
    <w:div w:id="1822455221">
      <w:bodyDiv w:val="1"/>
      <w:marLeft w:val="0"/>
      <w:marRight w:val="0"/>
      <w:marTop w:val="0"/>
      <w:marBottom w:val="0"/>
      <w:divBdr>
        <w:top w:val="none" w:sz="0" w:space="0" w:color="auto"/>
        <w:left w:val="none" w:sz="0" w:space="0" w:color="auto"/>
        <w:bottom w:val="none" w:sz="0" w:space="0" w:color="auto"/>
        <w:right w:val="none" w:sz="0" w:space="0" w:color="auto"/>
      </w:divBdr>
    </w:div>
    <w:div w:id="1918514294">
      <w:bodyDiv w:val="1"/>
      <w:marLeft w:val="0"/>
      <w:marRight w:val="0"/>
      <w:marTop w:val="0"/>
      <w:marBottom w:val="0"/>
      <w:divBdr>
        <w:top w:val="none" w:sz="0" w:space="0" w:color="auto"/>
        <w:left w:val="none" w:sz="0" w:space="0" w:color="auto"/>
        <w:bottom w:val="none" w:sz="0" w:space="0" w:color="auto"/>
        <w:right w:val="none" w:sz="0" w:space="0" w:color="auto"/>
      </w:divBdr>
    </w:div>
    <w:div w:id="1957519941">
      <w:bodyDiv w:val="1"/>
      <w:marLeft w:val="0"/>
      <w:marRight w:val="0"/>
      <w:marTop w:val="0"/>
      <w:marBottom w:val="0"/>
      <w:divBdr>
        <w:top w:val="none" w:sz="0" w:space="0" w:color="auto"/>
        <w:left w:val="none" w:sz="0" w:space="0" w:color="auto"/>
        <w:bottom w:val="none" w:sz="0" w:space="0" w:color="auto"/>
        <w:right w:val="none" w:sz="0" w:space="0" w:color="auto"/>
      </w:divBdr>
    </w:div>
    <w:div w:id="2092383540">
      <w:bodyDiv w:val="1"/>
      <w:marLeft w:val="0"/>
      <w:marRight w:val="0"/>
      <w:marTop w:val="0"/>
      <w:marBottom w:val="0"/>
      <w:divBdr>
        <w:top w:val="none" w:sz="0" w:space="0" w:color="auto"/>
        <w:left w:val="none" w:sz="0" w:space="0" w:color="auto"/>
        <w:bottom w:val="none" w:sz="0" w:space="0" w:color="auto"/>
        <w:right w:val="none" w:sz="0" w:space="0" w:color="auto"/>
      </w:divBdr>
    </w:div>
    <w:div w:id="2102798995">
      <w:bodyDiv w:val="1"/>
      <w:marLeft w:val="0"/>
      <w:marRight w:val="0"/>
      <w:marTop w:val="0"/>
      <w:marBottom w:val="0"/>
      <w:divBdr>
        <w:top w:val="none" w:sz="0" w:space="0" w:color="auto"/>
        <w:left w:val="none" w:sz="0" w:space="0" w:color="auto"/>
        <w:bottom w:val="none" w:sz="0" w:space="0" w:color="auto"/>
        <w:right w:val="none" w:sz="0" w:space="0" w:color="auto"/>
      </w:divBdr>
    </w:div>
    <w:div w:id="2111776251">
      <w:bodyDiv w:val="1"/>
      <w:marLeft w:val="0"/>
      <w:marRight w:val="0"/>
      <w:marTop w:val="0"/>
      <w:marBottom w:val="0"/>
      <w:divBdr>
        <w:top w:val="none" w:sz="0" w:space="0" w:color="auto"/>
        <w:left w:val="none" w:sz="0" w:space="0" w:color="auto"/>
        <w:bottom w:val="none" w:sz="0" w:space="0" w:color="auto"/>
        <w:right w:val="none" w:sz="0" w:space="0" w:color="auto"/>
      </w:divBdr>
    </w:div>
    <w:div w:id="213182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12B174-0D42-49DE-A3B8-DE95A3D60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998</TotalTime>
  <Pages>25</Pages>
  <Words>3546</Words>
  <Characters>20213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 Yee AU</dc:creator>
  <cp:keywords/>
  <dc:description/>
  <cp:lastModifiedBy>Lok Yee AU</cp:lastModifiedBy>
  <cp:revision>22</cp:revision>
  <dcterms:created xsi:type="dcterms:W3CDTF">2025-06-24T10:51:00Z</dcterms:created>
  <dcterms:modified xsi:type="dcterms:W3CDTF">2025-06-27T01:45:00Z</dcterms:modified>
</cp:coreProperties>
</file>